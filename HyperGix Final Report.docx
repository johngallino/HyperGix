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3F8BF" w14:textId="77777777" w:rsidR="00AD7247" w:rsidRDefault="00AD7247">
      <w:pPr>
        <w:pStyle w:val="Title"/>
      </w:pPr>
      <w:bookmarkStart w:id="0" w:name="_z689cnbqs5hl" w:colFirst="0" w:colLast="0"/>
      <w:bookmarkEnd w:id="0"/>
    </w:p>
    <w:p w14:paraId="4BBAA4DB" w14:textId="77777777" w:rsidR="00AD7247" w:rsidRDefault="00AD7247"/>
    <w:p w14:paraId="52534DDC" w14:textId="77777777" w:rsidR="00AD7247" w:rsidRDefault="000B5B90">
      <w:pPr>
        <w:pStyle w:val="Title"/>
        <w:jc w:val="center"/>
        <w:rPr>
          <w:b/>
          <w:i/>
        </w:rPr>
      </w:pPr>
      <w:bookmarkStart w:id="1" w:name="_ietbsr88je6q" w:colFirst="0" w:colLast="0"/>
      <w:bookmarkEnd w:id="1"/>
      <w:r>
        <w:rPr>
          <w:b/>
          <w:i/>
        </w:rPr>
        <w:t>HyperGix</w:t>
      </w:r>
    </w:p>
    <w:p w14:paraId="60DEC4C4" w14:textId="3AE33120" w:rsidR="00AD7247" w:rsidRDefault="009277B5">
      <w:pPr>
        <w:pStyle w:val="Subtitle"/>
        <w:jc w:val="center"/>
      </w:pPr>
      <w:bookmarkStart w:id="2" w:name="_uuk7affkona4" w:colFirst="0" w:colLast="0"/>
      <w:bookmarkEnd w:id="2"/>
      <w:r>
        <w:t>A</w:t>
      </w:r>
      <w:r w:rsidR="000B5B90">
        <w:t xml:space="preserve"> User-Friendly, </w:t>
      </w:r>
      <w:r w:rsidR="00BA0BAE">
        <w:t>Open-Source</w:t>
      </w:r>
      <w:r w:rsidR="000B5B90">
        <w:t xml:space="preserve"> Hyperspectral Imagery </w:t>
      </w:r>
      <w:r w:rsidR="00540972">
        <w:t xml:space="preserve">Desktop </w:t>
      </w:r>
      <w:r w:rsidR="000B5B90">
        <w:t xml:space="preserve">Application </w:t>
      </w:r>
      <w:r w:rsidR="0063091B">
        <w:t>Using</w:t>
      </w:r>
      <w:r w:rsidR="00540972">
        <w:t xml:space="preserve"> Python and PyQt5</w:t>
      </w:r>
    </w:p>
    <w:p w14:paraId="5D2F76DB" w14:textId="77777777" w:rsidR="00AD7247" w:rsidRDefault="00AD7247"/>
    <w:p w14:paraId="00EF9FBB" w14:textId="77777777" w:rsidR="00AD7247" w:rsidRDefault="000B5B90">
      <w:pPr>
        <w:spacing w:line="240" w:lineRule="auto"/>
        <w:jc w:val="center"/>
      </w:pPr>
      <w:r>
        <w:t>Master's Project</w:t>
      </w:r>
    </w:p>
    <w:p w14:paraId="03CF7931" w14:textId="77777777" w:rsidR="00AD7247" w:rsidRDefault="000B5B90">
      <w:pPr>
        <w:spacing w:line="240" w:lineRule="auto"/>
        <w:jc w:val="center"/>
      </w:pPr>
      <w:r>
        <w:t>Department of Computer Science</w:t>
      </w:r>
    </w:p>
    <w:p w14:paraId="4968FF61" w14:textId="77777777" w:rsidR="00AD7247" w:rsidRDefault="000B5B90">
      <w:pPr>
        <w:spacing w:line="240" w:lineRule="auto"/>
        <w:jc w:val="center"/>
      </w:pPr>
      <w:r>
        <w:t>Montclair State University</w:t>
      </w:r>
    </w:p>
    <w:p w14:paraId="5C1A0283" w14:textId="77777777" w:rsidR="00AD7247" w:rsidRDefault="00AD7247">
      <w:pPr>
        <w:jc w:val="center"/>
      </w:pPr>
    </w:p>
    <w:p w14:paraId="6CDF471C" w14:textId="77777777" w:rsidR="00AD7247" w:rsidRDefault="00AD7247">
      <w:pPr>
        <w:jc w:val="center"/>
      </w:pPr>
    </w:p>
    <w:p w14:paraId="4CB7F01D" w14:textId="77777777" w:rsidR="00AD7247" w:rsidRDefault="000B5B90">
      <w:pPr>
        <w:jc w:val="center"/>
        <w:rPr>
          <w:sz w:val="36"/>
          <w:szCs w:val="36"/>
        </w:rPr>
      </w:pPr>
      <w:r>
        <w:rPr>
          <w:sz w:val="36"/>
          <w:szCs w:val="36"/>
        </w:rPr>
        <w:t>John Gallino</w:t>
      </w:r>
    </w:p>
    <w:p w14:paraId="47835496" w14:textId="77777777" w:rsidR="00AD7247" w:rsidRDefault="00AD7247">
      <w:pPr>
        <w:jc w:val="center"/>
        <w:rPr>
          <w:sz w:val="36"/>
          <w:szCs w:val="36"/>
        </w:rPr>
      </w:pPr>
    </w:p>
    <w:p w14:paraId="1450E659" w14:textId="77777777" w:rsidR="00AD7247" w:rsidRDefault="000B5B90">
      <w:pPr>
        <w:jc w:val="center"/>
      </w:pPr>
      <w:r>
        <w:t>Fall 2021</w:t>
      </w:r>
    </w:p>
    <w:p w14:paraId="7EA18E5D" w14:textId="77777777" w:rsidR="00AD7247" w:rsidRDefault="000B5B90">
      <w:pPr>
        <w:jc w:val="center"/>
        <w:rPr>
          <w:sz w:val="32"/>
          <w:szCs w:val="32"/>
        </w:rPr>
      </w:pPr>
      <w:r>
        <w:rPr>
          <w:sz w:val="32"/>
          <w:szCs w:val="32"/>
        </w:rPr>
        <w:t>Advisor: Dr. Stefan Robila</w:t>
      </w:r>
      <w:r>
        <w:br w:type="page"/>
      </w:r>
    </w:p>
    <w:p w14:paraId="16DF822B" w14:textId="77777777" w:rsidR="00AD7247" w:rsidRPr="00540972" w:rsidRDefault="000B5B90" w:rsidP="008E4CFF">
      <w:pPr>
        <w:pStyle w:val="Heading1"/>
      </w:pPr>
      <w:bookmarkStart w:id="3" w:name="_spl52jmvfklg" w:colFirst="0" w:colLast="0"/>
      <w:bookmarkStart w:id="4" w:name="_Toc89434069"/>
      <w:bookmarkEnd w:id="3"/>
      <w:r w:rsidRPr="00540972">
        <w:lastRenderedPageBreak/>
        <w:t>Abstract</w:t>
      </w:r>
      <w:bookmarkEnd w:id="4"/>
    </w:p>
    <w:p w14:paraId="1791732E" w14:textId="77777777" w:rsidR="00AD7247" w:rsidRDefault="000B5B90">
      <w:r>
        <w:br w:type="page"/>
      </w:r>
    </w:p>
    <w:bookmarkStart w:id="5" w:name="_nqd5hjcgxm" w:colFirst="0" w:colLast="0" w:displacedByCustomXml="next"/>
    <w:bookmarkEnd w:id="5" w:displacedByCustomXml="next"/>
    <w:sdt>
      <w:sdtPr>
        <w:rPr>
          <w:rFonts w:ascii="Calibri" w:eastAsia="Calibri" w:hAnsi="Calibri" w:cs="Calibri"/>
          <w:b w:val="0"/>
          <w:bCs w:val="0"/>
          <w:color w:val="auto"/>
          <w:sz w:val="26"/>
          <w:szCs w:val="26"/>
          <w:lang w:val="en"/>
        </w:rPr>
        <w:id w:val="-808939652"/>
        <w:docPartObj>
          <w:docPartGallery w:val="Table of Contents"/>
          <w:docPartUnique/>
        </w:docPartObj>
      </w:sdtPr>
      <w:sdtEndPr/>
      <w:sdtContent>
        <w:p w14:paraId="7C32F8B9" w14:textId="3038D886" w:rsidR="00C07659" w:rsidRDefault="00C07659" w:rsidP="00B11F53">
          <w:pPr>
            <w:pStyle w:val="TOCHeading"/>
            <w:tabs>
              <w:tab w:val="left" w:pos="1950"/>
            </w:tabs>
            <w:pPrChange w:id="6" w:author="John Gallino" w:date="2021-12-03T14:27:00Z">
              <w:pPr>
                <w:pStyle w:val="TOCHeading"/>
              </w:pPr>
            </w:pPrChange>
          </w:pPr>
          <w:r>
            <w:t>Contents</w:t>
          </w:r>
          <w:ins w:id="7" w:author="John Gallino" w:date="2021-12-03T14:27:00Z">
            <w:r w:rsidR="00B11F53">
              <w:tab/>
            </w:r>
          </w:ins>
        </w:p>
        <w:p w14:paraId="5F3A4715" w14:textId="2A7119AA" w:rsidR="00B11F53" w:rsidRDefault="00C07659">
          <w:pPr>
            <w:pStyle w:val="TOC1"/>
            <w:rPr>
              <w:ins w:id="8" w:author="John Gallino" w:date="2021-12-03T14:27:00Z"/>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ins w:id="9" w:author="John Gallino" w:date="2021-12-03T14:27:00Z">
            <w:r w:rsidR="00B11F53" w:rsidRPr="00507EF4">
              <w:rPr>
                <w:rStyle w:val="Hyperlink"/>
                <w:noProof/>
              </w:rPr>
              <w:fldChar w:fldCharType="begin"/>
            </w:r>
            <w:r w:rsidR="00B11F53" w:rsidRPr="00507EF4">
              <w:rPr>
                <w:rStyle w:val="Hyperlink"/>
                <w:noProof/>
              </w:rPr>
              <w:instrText xml:space="preserve"> </w:instrText>
            </w:r>
            <w:r w:rsidR="00B11F53">
              <w:rPr>
                <w:noProof/>
              </w:rPr>
              <w:instrText>HYPERLINK \l "_Toc89434069"</w:instrText>
            </w:r>
            <w:r w:rsidR="00B11F53" w:rsidRPr="00507EF4">
              <w:rPr>
                <w:rStyle w:val="Hyperlink"/>
                <w:noProof/>
              </w:rPr>
              <w:instrText xml:space="preserve"> </w:instrText>
            </w:r>
            <w:r w:rsidR="00B11F53" w:rsidRPr="00507EF4">
              <w:rPr>
                <w:rStyle w:val="Hyperlink"/>
                <w:noProof/>
              </w:rPr>
            </w:r>
            <w:r w:rsidR="00B11F53" w:rsidRPr="00507EF4">
              <w:rPr>
                <w:rStyle w:val="Hyperlink"/>
                <w:noProof/>
              </w:rPr>
              <w:fldChar w:fldCharType="separate"/>
            </w:r>
            <w:r w:rsidR="00B11F53" w:rsidRPr="00507EF4">
              <w:rPr>
                <w:rStyle w:val="Hyperlink"/>
                <w:noProof/>
              </w:rPr>
              <w:t>Abstract</w:t>
            </w:r>
            <w:r w:rsidR="00B11F53">
              <w:rPr>
                <w:noProof/>
                <w:webHidden/>
              </w:rPr>
              <w:tab/>
            </w:r>
            <w:r w:rsidR="00B11F53">
              <w:rPr>
                <w:noProof/>
                <w:webHidden/>
              </w:rPr>
              <w:fldChar w:fldCharType="begin"/>
            </w:r>
            <w:r w:rsidR="00B11F53">
              <w:rPr>
                <w:noProof/>
                <w:webHidden/>
              </w:rPr>
              <w:instrText xml:space="preserve"> PAGEREF _Toc89434069 \h </w:instrText>
            </w:r>
            <w:r w:rsidR="00B11F53">
              <w:rPr>
                <w:noProof/>
                <w:webHidden/>
              </w:rPr>
            </w:r>
          </w:ins>
          <w:r w:rsidR="00B11F53">
            <w:rPr>
              <w:noProof/>
              <w:webHidden/>
            </w:rPr>
            <w:fldChar w:fldCharType="separate"/>
          </w:r>
          <w:ins w:id="10" w:author="John Gallino" w:date="2021-12-03T14:27:00Z">
            <w:r w:rsidR="00B11F53">
              <w:rPr>
                <w:noProof/>
                <w:webHidden/>
              </w:rPr>
              <w:t>2</w:t>
            </w:r>
            <w:r w:rsidR="00B11F53">
              <w:rPr>
                <w:noProof/>
                <w:webHidden/>
              </w:rPr>
              <w:fldChar w:fldCharType="end"/>
            </w:r>
            <w:r w:rsidR="00B11F53" w:rsidRPr="00507EF4">
              <w:rPr>
                <w:rStyle w:val="Hyperlink"/>
                <w:noProof/>
              </w:rPr>
              <w:fldChar w:fldCharType="end"/>
            </w:r>
          </w:ins>
        </w:p>
        <w:p w14:paraId="59C5E01F" w14:textId="2BDEF05C" w:rsidR="00B11F53" w:rsidRDefault="00B11F53">
          <w:pPr>
            <w:pStyle w:val="TOC1"/>
            <w:rPr>
              <w:ins w:id="11" w:author="John Gallino" w:date="2021-12-03T14:27:00Z"/>
              <w:rFonts w:asciiTheme="minorHAnsi" w:eastAsiaTheme="minorEastAsia" w:hAnsiTheme="minorHAnsi" w:cstheme="minorBidi"/>
              <w:noProof/>
              <w:sz w:val="22"/>
              <w:szCs w:val="22"/>
              <w:lang w:val="en-US"/>
            </w:rPr>
          </w:pPr>
          <w:ins w:id="12" w:author="John Gallino" w:date="2021-12-03T14:27:00Z">
            <w:r w:rsidRPr="00507EF4">
              <w:rPr>
                <w:rStyle w:val="Hyperlink"/>
                <w:noProof/>
              </w:rPr>
              <w:fldChar w:fldCharType="begin"/>
            </w:r>
            <w:r w:rsidRPr="00507EF4">
              <w:rPr>
                <w:rStyle w:val="Hyperlink"/>
                <w:noProof/>
              </w:rPr>
              <w:instrText xml:space="preserve"> </w:instrText>
            </w:r>
            <w:r>
              <w:rPr>
                <w:noProof/>
              </w:rPr>
              <w:instrText>HYPERLINK \l "_Toc89434070"</w:instrText>
            </w:r>
            <w:r w:rsidRPr="00507EF4">
              <w:rPr>
                <w:rStyle w:val="Hyperlink"/>
                <w:noProof/>
              </w:rPr>
              <w:instrText xml:space="preserve"> </w:instrText>
            </w:r>
            <w:r w:rsidRPr="00507EF4">
              <w:rPr>
                <w:rStyle w:val="Hyperlink"/>
                <w:noProof/>
              </w:rPr>
            </w:r>
            <w:r w:rsidRPr="00507EF4">
              <w:rPr>
                <w:rStyle w:val="Hyperlink"/>
                <w:noProof/>
              </w:rPr>
              <w:fldChar w:fldCharType="separate"/>
            </w:r>
            <w:r w:rsidRPr="00507EF4">
              <w:rPr>
                <w:rStyle w:val="Hyperlink"/>
                <w:noProof/>
              </w:rPr>
              <w:t>List of Figures</w:t>
            </w:r>
            <w:r>
              <w:rPr>
                <w:noProof/>
                <w:webHidden/>
              </w:rPr>
              <w:tab/>
            </w:r>
            <w:r>
              <w:rPr>
                <w:noProof/>
                <w:webHidden/>
              </w:rPr>
              <w:fldChar w:fldCharType="begin"/>
            </w:r>
            <w:r>
              <w:rPr>
                <w:noProof/>
                <w:webHidden/>
              </w:rPr>
              <w:instrText xml:space="preserve"> PAGEREF _Toc89434070 \h </w:instrText>
            </w:r>
            <w:r>
              <w:rPr>
                <w:noProof/>
                <w:webHidden/>
              </w:rPr>
            </w:r>
          </w:ins>
          <w:r>
            <w:rPr>
              <w:noProof/>
              <w:webHidden/>
            </w:rPr>
            <w:fldChar w:fldCharType="separate"/>
          </w:r>
          <w:ins w:id="13" w:author="John Gallino" w:date="2021-12-03T14:27:00Z">
            <w:r>
              <w:rPr>
                <w:noProof/>
                <w:webHidden/>
              </w:rPr>
              <w:t>5</w:t>
            </w:r>
            <w:r>
              <w:rPr>
                <w:noProof/>
                <w:webHidden/>
              </w:rPr>
              <w:fldChar w:fldCharType="end"/>
            </w:r>
            <w:r w:rsidRPr="00507EF4">
              <w:rPr>
                <w:rStyle w:val="Hyperlink"/>
                <w:noProof/>
              </w:rPr>
              <w:fldChar w:fldCharType="end"/>
            </w:r>
          </w:ins>
        </w:p>
        <w:p w14:paraId="1733E9E5" w14:textId="29E47367" w:rsidR="00B11F53" w:rsidRDefault="00B11F53">
          <w:pPr>
            <w:pStyle w:val="TOC1"/>
            <w:rPr>
              <w:ins w:id="14" w:author="John Gallino" w:date="2021-12-03T14:27:00Z"/>
              <w:rFonts w:asciiTheme="minorHAnsi" w:eastAsiaTheme="minorEastAsia" w:hAnsiTheme="minorHAnsi" w:cstheme="minorBidi"/>
              <w:noProof/>
              <w:sz w:val="22"/>
              <w:szCs w:val="22"/>
              <w:lang w:val="en-US"/>
            </w:rPr>
          </w:pPr>
          <w:ins w:id="15" w:author="John Gallino" w:date="2021-12-03T14:27:00Z">
            <w:r w:rsidRPr="00507EF4">
              <w:rPr>
                <w:rStyle w:val="Hyperlink"/>
                <w:noProof/>
              </w:rPr>
              <w:fldChar w:fldCharType="begin"/>
            </w:r>
            <w:r w:rsidRPr="00507EF4">
              <w:rPr>
                <w:rStyle w:val="Hyperlink"/>
                <w:noProof/>
              </w:rPr>
              <w:instrText xml:space="preserve"> </w:instrText>
            </w:r>
            <w:r>
              <w:rPr>
                <w:noProof/>
              </w:rPr>
              <w:instrText>HYPERLINK \l "_Toc89434071"</w:instrText>
            </w:r>
            <w:r w:rsidRPr="00507EF4">
              <w:rPr>
                <w:rStyle w:val="Hyperlink"/>
                <w:noProof/>
              </w:rPr>
              <w:instrText xml:space="preserve"> </w:instrText>
            </w:r>
            <w:r w:rsidRPr="00507EF4">
              <w:rPr>
                <w:rStyle w:val="Hyperlink"/>
                <w:noProof/>
              </w:rPr>
            </w:r>
            <w:r w:rsidRPr="00507EF4">
              <w:rPr>
                <w:rStyle w:val="Hyperlink"/>
                <w:noProof/>
              </w:rPr>
              <w:fldChar w:fldCharType="separate"/>
            </w:r>
            <w:r w:rsidRPr="00507EF4">
              <w:rPr>
                <w:rStyle w:val="Hyperlink"/>
                <w:noProof/>
              </w:rPr>
              <w:t>1.</w:t>
            </w:r>
            <w:r>
              <w:rPr>
                <w:rFonts w:asciiTheme="minorHAnsi" w:eastAsiaTheme="minorEastAsia" w:hAnsiTheme="minorHAnsi" w:cstheme="minorBidi"/>
                <w:noProof/>
                <w:sz w:val="22"/>
                <w:szCs w:val="22"/>
                <w:lang w:val="en-US"/>
              </w:rPr>
              <w:tab/>
            </w:r>
            <w:r w:rsidRPr="00507EF4">
              <w:rPr>
                <w:rStyle w:val="Hyperlink"/>
                <w:noProof/>
              </w:rPr>
              <w:t>Introduction</w:t>
            </w:r>
            <w:r>
              <w:rPr>
                <w:noProof/>
                <w:webHidden/>
              </w:rPr>
              <w:tab/>
            </w:r>
            <w:r>
              <w:rPr>
                <w:noProof/>
                <w:webHidden/>
              </w:rPr>
              <w:fldChar w:fldCharType="begin"/>
            </w:r>
            <w:r>
              <w:rPr>
                <w:noProof/>
                <w:webHidden/>
              </w:rPr>
              <w:instrText xml:space="preserve"> PAGEREF _Toc89434071 \h </w:instrText>
            </w:r>
            <w:r>
              <w:rPr>
                <w:noProof/>
                <w:webHidden/>
              </w:rPr>
            </w:r>
          </w:ins>
          <w:r>
            <w:rPr>
              <w:noProof/>
              <w:webHidden/>
            </w:rPr>
            <w:fldChar w:fldCharType="separate"/>
          </w:r>
          <w:ins w:id="16" w:author="John Gallino" w:date="2021-12-03T14:27:00Z">
            <w:r>
              <w:rPr>
                <w:noProof/>
                <w:webHidden/>
              </w:rPr>
              <w:t>6</w:t>
            </w:r>
            <w:r>
              <w:rPr>
                <w:noProof/>
                <w:webHidden/>
              </w:rPr>
              <w:fldChar w:fldCharType="end"/>
            </w:r>
            <w:r w:rsidRPr="00507EF4">
              <w:rPr>
                <w:rStyle w:val="Hyperlink"/>
                <w:noProof/>
              </w:rPr>
              <w:fldChar w:fldCharType="end"/>
            </w:r>
          </w:ins>
        </w:p>
        <w:p w14:paraId="3DA0A77F" w14:textId="430901FD" w:rsidR="00B11F53" w:rsidRDefault="00B11F53">
          <w:pPr>
            <w:pStyle w:val="TOC2"/>
            <w:tabs>
              <w:tab w:val="left" w:pos="900"/>
              <w:tab w:val="right" w:leader="dot" w:pos="9350"/>
            </w:tabs>
            <w:rPr>
              <w:ins w:id="17" w:author="John Gallino" w:date="2021-12-03T14:27:00Z"/>
              <w:rFonts w:asciiTheme="minorHAnsi" w:eastAsiaTheme="minorEastAsia" w:hAnsiTheme="minorHAnsi" w:cstheme="minorBidi"/>
              <w:noProof/>
              <w:sz w:val="22"/>
              <w:szCs w:val="22"/>
              <w:lang w:val="en-US"/>
            </w:rPr>
          </w:pPr>
          <w:ins w:id="18" w:author="John Gallino" w:date="2021-12-03T14:27:00Z">
            <w:r w:rsidRPr="00507EF4">
              <w:rPr>
                <w:rStyle w:val="Hyperlink"/>
                <w:noProof/>
              </w:rPr>
              <w:fldChar w:fldCharType="begin"/>
            </w:r>
            <w:r w:rsidRPr="00507EF4">
              <w:rPr>
                <w:rStyle w:val="Hyperlink"/>
                <w:noProof/>
              </w:rPr>
              <w:instrText xml:space="preserve"> </w:instrText>
            </w:r>
            <w:r>
              <w:rPr>
                <w:noProof/>
              </w:rPr>
              <w:instrText>HYPERLINK \l "_Toc89434072"</w:instrText>
            </w:r>
            <w:r w:rsidRPr="00507EF4">
              <w:rPr>
                <w:rStyle w:val="Hyperlink"/>
                <w:noProof/>
              </w:rPr>
              <w:instrText xml:space="preserve"> </w:instrText>
            </w:r>
            <w:r w:rsidRPr="00507EF4">
              <w:rPr>
                <w:rStyle w:val="Hyperlink"/>
                <w:noProof/>
              </w:rPr>
            </w:r>
            <w:r w:rsidRPr="00507EF4">
              <w:rPr>
                <w:rStyle w:val="Hyperlink"/>
                <w:noProof/>
              </w:rPr>
              <w:fldChar w:fldCharType="separate"/>
            </w:r>
            <w:r w:rsidRPr="00507EF4">
              <w:rPr>
                <w:rStyle w:val="Hyperlink"/>
                <w:noProof/>
              </w:rPr>
              <w:t>1.1.</w:t>
            </w:r>
            <w:r>
              <w:rPr>
                <w:rFonts w:asciiTheme="minorHAnsi" w:eastAsiaTheme="minorEastAsia" w:hAnsiTheme="minorHAnsi" w:cstheme="minorBidi"/>
                <w:noProof/>
                <w:sz w:val="22"/>
                <w:szCs w:val="22"/>
                <w:lang w:val="en-US"/>
              </w:rPr>
              <w:tab/>
            </w:r>
            <w:r w:rsidRPr="00507EF4">
              <w:rPr>
                <w:rStyle w:val="Hyperlink"/>
                <w:noProof/>
              </w:rPr>
              <w:t>Overview of Spectral and Hyperspectral Imaging</w:t>
            </w:r>
            <w:r>
              <w:rPr>
                <w:noProof/>
                <w:webHidden/>
              </w:rPr>
              <w:tab/>
            </w:r>
            <w:r>
              <w:rPr>
                <w:noProof/>
                <w:webHidden/>
              </w:rPr>
              <w:fldChar w:fldCharType="begin"/>
            </w:r>
            <w:r>
              <w:rPr>
                <w:noProof/>
                <w:webHidden/>
              </w:rPr>
              <w:instrText xml:space="preserve"> PAGEREF _Toc89434072 \h </w:instrText>
            </w:r>
            <w:r>
              <w:rPr>
                <w:noProof/>
                <w:webHidden/>
              </w:rPr>
            </w:r>
          </w:ins>
          <w:r>
            <w:rPr>
              <w:noProof/>
              <w:webHidden/>
            </w:rPr>
            <w:fldChar w:fldCharType="separate"/>
          </w:r>
          <w:ins w:id="19" w:author="John Gallino" w:date="2021-12-03T14:27:00Z">
            <w:r>
              <w:rPr>
                <w:noProof/>
                <w:webHidden/>
              </w:rPr>
              <w:t>6</w:t>
            </w:r>
            <w:r>
              <w:rPr>
                <w:noProof/>
                <w:webHidden/>
              </w:rPr>
              <w:fldChar w:fldCharType="end"/>
            </w:r>
            <w:r w:rsidRPr="00507EF4">
              <w:rPr>
                <w:rStyle w:val="Hyperlink"/>
                <w:noProof/>
              </w:rPr>
              <w:fldChar w:fldCharType="end"/>
            </w:r>
          </w:ins>
        </w:p>
        <w:p w14:paraId="57467A8B" w14:textId="28303B00" w:rsidR="00B11F53" w:rsidRDefault="00B11F53">
          <w:pPr>
            <w:pStyle w:val="TOC2"/>
            <w:tabs>
              <w:tab w:val="left" w:pos="900"/>
              <w:tab w:val="right" w:leader="dot" w:pos="9350"/>
            </w:tabs>
            <w:rPr>
              <w:ins w:id="20" w:author="John Gallino" w:date="2021-12-03T14:27:00Z"/>
              <w:rFonts w:asciiTheme="minorHAnsi" w:eastAsiaTheme="minorEastAsia" w:hAnsiTheme="minorHAnsi" w:cstheme="minorBidi"/>
              <w:noProof/>
              <w:sz w:val="22"/>
              <w:szCs w:val="22"/>
              <w:lang w:val="en-US"/>
            </w:rPr>
          </w:pPr>
          <w:ins w:id="21" w:author="John Gallino" w:date="2021-12-03T14:27:00Z">
            <w:r w:rsidRPr="00507EF4">
              <w:rPr>
                <w:rStyle w:val="Hyperlink"/>
                <w:noProof/>
              </w:rPr>
              <w:fldChar w:fldCharType="begin"/>
            </w:r>
            <w:r w:rsidRPr="00507EF4">
              <w:rPr>
                <w:rStyle w:val="Hyperlink"/>
                <w:noProof/>
              </w:rPr>
              <w:instrText xml:space="preserve"> </w:instrText>
            </w:r>
            <w:r>
              <w:rPr>
                <w:noProof/>
              </w:rPr>
              <w:instrText>HYPERLINK \l "_Toc89434073"</w:instrText>
            </w:r>
            <w:r w:rsidRPr="00507EF4">
              <w:rPr>
                <w:rStyle w:val="Hyperlink"/>
                <w:noProof/>
              </w:rPr>
              <w:instrText xml:space="preserve"> </w:instrText>
            </w:r>
            <w:r w:rsidRPr="00507EF4">
              <w:rPr>
                <w:rStyle w:val="Hyperlink"/>
                <w:noProof/>
              </w:rPr>
            </w:r>
            <w:r w:rsidRPr="00507EF4">
              <w:rPr>
                <w:rStyle w:val="Hyperlink"/>
                <w:noProof/>
              </w:rPr>
              <w:fldChar w:fldCharType="separate"/>
            </w:r>
            <w:r w:rsidRPr="00507EF4">
              <w:rPr>
                <w:rStyle w:val="Hyperlink"/>
                <w:noProof/>
              </w:rPr>
              <w:t>1.2.</w:t>
            </w:r>
            <w:r>
              <w:rPr>
                <w:rFonts w:asciiTheme="minorHAnsi" w:eastAsiaTheme="minorEastAsia" w:hAnsiTheme="minorHAnsi" w:cstheme="minorBidi"/>
                <w:noProof/>
                <w:sz w:val="22"/>
                <w:szCs w:val="22"/>
                <w:lang w:val="en-US"/>
              </w:rPr>
              <w:tab/>
            </w:r>
            <w:r w:rsidRPr="00507EF4">
              <w:rPr>
                <w:rStyle w:val="Hyperlink"/>
                <w:noProof/>
              </w:rPr>
              <w:t>Obstacles in Hyperspectral Imaging</w:t>
            </w:r>
            <w:r>
              <w:rPr>
                <w:noProof/>
                <w:webHidden/>
              </w:rPr>
              <w:tab/>
            </w:r>
            <w:r>
              <w:rPr>
                <w:noProof/>
                <w:webHidden/>
              </w:rPr>
              <w:fldChar w:fldCharType="begin"/>
            </w:r>
            <w:r>
              <w:rPr>
                <w:noProof/>
                <w:webHidden/>
              </w:rPr>
              <w:instrText xml:space="preserve"> PAGEREF _Toc89434073 \h </w:instrText>
            </w:r>
            <w:r>
              <w:rPr>
                <w:noProof/>
                <w:webHidden/>
              </w:rPr>
            </w:r>
          </w:ins>
          <w:r>
            <w:rPr>
              <w:noProof/>
              <w:webHidden/>
            </w:rPr>
            <w:fldChar w:fldCharType="separate"/>
          </w:r>
          <w:ins w:id="22" w:author="John Gallino" w:date="2021-12-03T14:27:00Z">
            <w:r>
              <w:rPr>
                <w:noProof/>
                <w:webHidden/>
              </w:rPr>
              <w:t>8</w:t>
            </w:r>
            <w:r>
              <w:rPr>
                <w:noProof/>
                <w:webHidden/>
              </w:rPr>
              <w:fldChar w:fldCharType="end"/>
            </w:r>
            <w:r w:rsidRPr="00507EF4">
              <w:rPr>
                <w:rStyle w:val="Hyperlink"/>
                <w:noProof/>
              </w:rPr>
              <w:fldChar w:fldCharType="end"/>
            </w:r>
          </w:ins>
        </w:p>
        <w:p w14:paraId="45D8044E" w14:textId="351879A9" w:rsidR="00B11F53" w:rsidRDefault="00B11F53">
          <w:pPr>
            <w:pStyle w:val="TOC2"/>
            <w:tabs>
              <w:tab w:val="left" w:pos="900"/>
              <w:tab w:val="right" w:leader="dot" w:pos="9350"/>
            </w:tabs>
            <w:rPr>
              <w:ins w:id="23" w:author="John Gallino" w:date="2021-12-03T14:27:00Z"/>
              <w:rFonts w:asciiTheme="minorHAnsi" w:eastAsiaTheme="minorEastAsia" w:hAnsiTheme="minorHAnsi" w:cstheme="minorBidi"/>
              <w:noProof/>
              <w:sz w:val="22"/>
              <w:szCs w:val="22"/>
              <w:lang w:val="en-US"/>
            </w:rPr>
          </w:pPr>
          <w:ins w:id="24" w:author="John Gallino" w:date="2021-12-03T14:27:00Z">
            <w:r w:rsidRPr="00507EF4">
              <w:rPr>
                <w:rStyle w:val="Hyperlink"/>
                <w:noProof/>
              </w:rPr>
              <w:fldChar w:fldCharType="begin"/>
            </w:r>
            <w:r w:rsidRPr="00507EF4">
              <w:rPr>
                <w:rStyle w:val="Hyperlink"/>
                <w:noProof/>
              </w:rPr>
              <w:instrText xml:space="preserve"> </w:instrText>
            </w:r>
            <w:r>
              <w:rPr>
                <w:noProof/>
              </w:rPr>
              <w:instrText>HYPERLINK \l "_Toc89434074"</w:instrText>
            </w:r>
            <w:r w:rsidRPr="00507EF4">
              <w:rPr>
                <w:rStyle w:val="Hyperlink"/>
                <w:noProof/>
              </w:rPr>
              <w:instrText xml:space="preserve"> </w:instrText>
            </w:r>
            <w:r w:rsidRPr="00507EF4">
              <w:rPr>
                <w:rStyle w:val="Hyperlink"/>
                <w:noProof/>
              </w:rPr>
            </w:r>
            <w:r w:rsidRPr="00507EF4">
              <w:rPr>
                <w:rStyle w:val="Hyperlink"/>
                <w:noProof/>
              </w:rPr>
              <w:fldChar w:fldCharType="separate"/>
            </w:r>
            <w:r w:rsidRPr="00507EF4">
              <w:rPr>
                <w:rStyle w:val="Hyperlink"/>
                <w:noProof/>
              </w:rPr>
              <w:t>1.3.</w:t>
            </w:r>
            <w:r>
              <w:rPr>
                <w:rFonts w:asciiTheme="minorHAnsi" w:eastAsiaTheme="minorEastAsia" w:hAnsiTheme="minorHAnsi" w:cstheme="minorBidi"/>
                <w:noProof/>
                <w:sz w:val="22"/>
                <w:szCs w:val="22"/>
                <w:lang w:val="en-US"/>
              </w:rPr>
              <w:tab/>
            </w:r>
            <w:r w:rsidRPr="00507EF4">
              <w:rPr>
                <w:rStyle w:val="Hyperlink"/>
                <w:noProof/>
              </w:rPr>
              <w:t>Hyperspectral Data Processing Software</w:t>
            </w:r>
            <w:r>
              <w:rPr>
                <w:noProof/>
                <w:webHidden/>
              </w:rPr>
              <w:tab/>
            </w:r>
            <w:r>
              <w:rPr>
                <w:noProof/>
                <w:webHidden/>
              </w:rPr>
              <w:fldChar w:fldCharType="begin"/>
            </w:r>
            <w:r>
              <w:rPr>
                <w:noProof/>
                <w:webHidden/>
              </w:rPr>
              <w:instrText xml:space="preserve"> PAGEREF _Toc89434074 \h </w:instrText>
            </w:r>
            <w:r>
              <w:rPr>
                <w:noProof/>
                <w:webHidden/>
              </w:rPr>
            </w:r>
          </w:ins>
          <w:r>
            <w:rPr>
              <w:noProof/>
              <w:webHidden/>
            </w:rPr>
            <w:fldChar w:fldCharType="separate"/>
          </w:r>
          <w:ins w:id="25" w:author="John Gallino" w:date="2021-12-03T14:27:00Z">
            <w:r>
              <w:rPr>
                <w:noProof/>
                <w:webHidden/>
              </w:rPr>
              <w:t>11</w:t>
            </w:r>
            <w:r>
              <w:rPr>
                <w:noProof/>
                <w:webHidden/>
              </w:rPr>
              <w:fldChar w:fldCharType="end"/>
            </w:r>
            <w:r w:rsidRPr="00507EF4">
              <w:rPr>
                <w:rStyle w:val="Hyperlink"/>
                <w:noProof/>
              </w:rPr>
              <w:fldChar w:fldCharType="end"/>
            </w:r>
          </w:ins>
        </w:p>
        <w:p w14:paraId="0B2A0E10" w14:textId="7844EACD" w:rsidR="00B11F53" w:rsidRDefault="00B11F53">
          <w:pPr>
            <w:pStyle w:val="TOC2"/>
            <w:tabs>
              <w:tab w:val="left" w:pos="900"/>
              <w:tab w:val="right" w:leader="dot" w:pos="9350"/>
            </w:tabs>
            <w:rPr>
              <w:ins w:id="26" w:author="John Gallino" w:date="2021-12-03T14:27:00Z"/>
              <w:rFonts w:asciiTheme="minorHAnsi" w:eastAsiaTheme="minorEastAsia" w:hAnsiTheme="minorHAnsi" w:cstheme="minorBidi"/>
              <w:noProof/>
              <w:sz w:val="22"/>
              <w:szCs w:val="22"/>
              <w:lang w:val="en-US"/>
            </w:rPr>
          </w:pPr>
          <w:ins w:id="27" w:author="John Gallino" w:date="2021-12-03T14:27:00Z">
            <w:r w:rsidRPr="00507EF4">
              <w:rPr>
                <w:rStyle w:val="Hyperlink"/>
                <w:noProof/>
              </w:rPr>
              <w:fldChar w:fldCharType="begin"/>
            </w:r>
            <w:r w:rsidRPr="00507EF4">
              <w:rPr>
                <w:rStyle w:val="Hyperlink"/>
                <w:noProof/>
              </w:rPr>
              <w:instrText xml:space="preserve"> </w:instrText>
            </w:r>
            <w:r>
              <w:rPr>
                <w:noProof/>
              </w:rPr>
              <w:instrText>HYPERLINK \l "_Toc89434075"</w:instrText>
            </w:r>
            <w:r w:rsidRPr="00507EF4">
              <w:rPr>
                <w:rStyle w:val="Hyperlink"/>
                <w:noProof/>
              </w:rPr>
              <w:instrText xml:space="preserve"> </w:instrText>
            </w:r>
            <w:r w:rsidRPr="00507EF4">
              <w:rPr>
                <w:rStyle w:val="Hyperlink"/>
                <w:noProof/>
              </w:rPr>
            </w:r>
            <w:r w:rsidRPr="00507EF4">
              <w:rPr>
                <w:rStyle w:val="Hyperlink"/>
                <w:noProof/>
              </w:rPr>
              <w:fldChar w:fldCharType="separate"/>
            </w:r>
            <w:r w:rsidRPr="00507EF4">
              <w:rPr>
                <w:rStyle w:val="Hyperlink"/>
                <w:noProof/>
              </w:rPr>
              <w:t>1.4.</w:t>
            </w:r>
            <w:r>
              <w:rPr>
                <w:rFonts w:asciiTheme="minorHAnsi" w:eastAsiaTheme="minorEastAsia" w:hAnsiTheme="minorHAnsi" w:cstheme="minorBidi"/>
                <w:noProof/>
                <w:sz w:val="22"/>
                <w:szCs w:val="22"/>
                <w:lang w:val="en-US"/>
              </w:rPr>
              <w:tab/>
            </w:r>
            <w:r w:rsidRPr="00507EF4">
              <w:rPr>
                <w:rStyle w:val="Hyperlink"/>
                <w:noProof/>
              </w:rPr>
              <w:t>Current State of Hyperspectral Satellite Imaging</w:t>
            </w:r>
            <w:r>
              <w:rPr>
                <w:noProof/>
                <w:webHidden/>
              </w:rPr>
              <w:tab/>
            </w:r>
            <w:r>
              <w:rPr>
                <w:noProof/>
                <w:webHidden/>
              </w:rPr>
              <w:fldChar w:fldCharType="begin"/>
            </w:r>
            <w:r>
              <w:rPr>
                <w:noProof/>
                <w:webHidden/>
              </w:rPr>
              <w:instrText xml:space="preserve"> PAGEREF _Toc89434075 \h </w:instrText>
            </w:r>
            <w:r>
              <w:rPr>
                <w:noProof/>
                <w:webHidden/>
              </w:rPr>
            </w:r>
          </w:ins>
          <w:r>
            <w:rPr>
              <w:noProof/>
              <w:webHidden/>
            </w:rPr>
            <w:fldChar w:fldCharType="separate"/>
          </w:r>
          <w:ins w:id="28" w:author="John Gallino" w:date="2021-12-03T14:27:00Z">
            <w:r>
              <w:rPr>
                <w:noProof/>
                <w:webHidden/>
              </w:rPr>
              <w:t>12</w:t>
            </w:r>
            <w:r>
              <w:rPr>
                <w:noProof/>
                <w:webHidden/>
              </w:rPr>
              <w:fldChar w:fldCharType="end"/>
            </w:r>
            <w:r w:rsidRPr="00507EF4">
              <w:rPr>
                <w:rStyle w:val="Hyperlink"/>
                <w:noProof/>
              </w:rPr>
              <w:fldChar w:fldCharType="end"/>
            </w:r>
          </w:ins>
        </w:p>
        <w:p w14:paraId="676A3A9A" w14:textId="519919CC" w:rsidR="00B11F53" w:rsidRDefault="00B11F53">
          <w:pPr>
            <w:pStyle w:val="TOC1"/>
            <w:rPr>
              <w:ins w:id="29" w:author="John Gallino" w:date="2021-12-03T14:27:00Z"/>
              <w:rFonts w:asciiTheme="minorHAnsi" w:eastAsiaTheme="minorEastAsia" w:hAnsiTheme="minorHAnsi" w:cstheme="minorBidi"/>
              <w:noProof/>
              <w:sz w:val="22"/>
              <w:szCs w:val="22"/>
              <w:lang w:val="en-US"/>
            </w:rPr>
          </w:pPr>
          <w:ins w:id="30" w:author="John Gallino" w:date="2021-12-03T14:27:00Z">
            <w:r w:rsidRPr="00507EF4">
              <w:rPr>
                <w:rStyle w:val="Hyperlink"/>
                <w:noProof/>
              </w:rPr>
              <w:fldChar w:fldCharType="begin"/>
            </w:r>
            <w:r w:rsidRPr="00507EF4">
              <w:rPr>
                <w:rStyle w:val="Hyperlink"/>
                <w:noProof/>
              </w:rPr>
              <w:instrText xml:space="preserve"> </w:instrText>
            </w:r>
            <w:r>
              <w:rPr>
                <w:noProof/>
              </w:rPr>
              <w:instrText>HYPERLINK \l "_Toc89434076"</w:instrText>
            </w:r>
            <w:r w:rsidRPr="00507EF4">
              <w:rPr>
                <w:rStyle w:val="Hyperlink"/>
                <w:noProof/>
              </w:rPr>
              <w:instrText xml:space="preserve"> </w:instrText>
            </w:r>
            <w:r w:rsidRPr="00507EF4">
              <w:rPr>
                <w:rStyle w:val="Hyperlink"/>
                <w:noProof/>
              </w:rPr>
            </w:r>
            <w:r w:rsidRPr="00507EF4">
              <w:rPr>
                <w:rStyle w:val="Hyperlink"/>
                <w:noProof/>
              </w:rPr>
              <w:fldChar w:fldCharType="separate"/>
            </w:r>
            <w:r w:rsidRPr="00507EF4">
              <w:rPr>
                <w:rStyle w:val="Hyperlink"/>
                <w:noProof/>
              </w:rPr>
              <w:t>2.</w:t>
            </w:r>
            <w:r>
              <w:rPr>
                <w:rFonts w:asciiTheme="minorHAnsi" w:eastAsiaTheme="minorEastAsia" w:hAnsiTheme="minorHAnsi" w:cstheme="minorBidi"/>
                <w:noProof/>
                <w:sz w:val="22"/>
                <w:szCs w:val="22"/>
                <w:lang w:val="en-US"/>
              </w:rPr>
              <w:tab/>
            </w:r>
            <w:r w:rsidRPr="00507EF4">
              <w:rPr>
                <w:rStyle w:val="Hyperlink"/>
                <w:noProof/>
              </w:rPr>
              <w:t>HyperGix Overview</w:t>
            </w:r>
            <w:r>
              <w:rPr>
                <w:noProof/>
                <w:webHidden/>
              </w:rPr>
              <w:tab/>
            </w:r>
            <w:r>
              <w:rPr>
                <w:noProof/>
                <w:webHidden/>
              </w:rPr>
              <w:fldChar w:fldCharType="begin"/>
            </w:r>
            <w:r>
              <w:rPr>
                <w:noProof/>
                <w:webHidden/>
              </w:rPr>
              <w:instrText xml:space="preserve"> PAGEREF _Toc89434076 \h </w:instrText>
            </w:r>
            <w:r>
              <w:rPr>
                <w:noProof/>
                <w:webHidden/>
              </w:rPr>
            </w:r>
          </w:ins>
          <w:r>
            <w:rPr>
              <w:noProof/>
              <w:webHidden/>
            </w:rPr>
            <w:fldChar w:fldCharType="separate"/>
          </w:r>
          <w:ins w:id="31" w:author="John Gallino" w:date="2021-12-03T14:27:00Z">
            <w:r>
              <w:rPr>
                <w:noProof/>
                <w:webHidden/>
              </w:rPr>
              <w:t>14</w:t>
            </w:r>
            <w:r>
              <w:rPr>
                <w:noProof/>
                <w:webHidden/>
              </w:rPr>
              <w:fldChar w:fldCharType="end"/>
            </w:r>
            <w:r w:rsidRPr="00507EF4">
              <w:rPr>
                <w:rStyle w:val="Hyperlink"/>
                <w:noProof/>
              </w:rPr>
              <w:fldChar w:fldCharType="end"/>
            </w:r>
          </w:ins>
        </w:p>
        <w:p w14:paraId="71570806" w14:textId="1A0419EB" w:rsidR="00B11F53" w:rsidRDefault="00B11F53">
          <w:pPr>
            <w:pStyle w:val="TOC1"/>
            <w:rPr>
              <w:ins w:id="32" w:author="John Gallino" w:date="2021-12-03T14:27:00Z"/>
              <w:rFonts w:asciiTheme="minorHAnsi" w:eastAsiaTheme="minorEastAsia" w:hAnsiTheme="minorHAnsi" w:cstheme="minorBidi"/>
              <w:noProof/>
              <w:sz w:val="22"/>
              <w:szCs w:val="22"/>
              <w:lang w:val="en-US"/>
            </w:rPr>
          </w:pPr>
          <w:ins w:id="33" w:author="John Gallino" w:date="2021-12-03T14:27:00Z">
            <w:r w:rsidRPr="00507EF4">
              <w:rPr>
                <w:rStyle w:val="Hyperlink"/>
                <w:noProof/>
              </w:rPr>
              <w:fldChar w:fldCharType="begin"/>
            </w:r>
            <w:r w:rsidRPr="00507EF4">
              <w:rPr>
                <w:rStyle w:val="Hyperlink"/>
                <w:noProof/>
              </w:rPr>
              <w:instrText xml:space="preserve"> </w:instrText>
            </w:r>
            <w:r>
              <w:rPr>
                <w:noProof/>
              </w:rPr>
              <w:instrText>HYPERLINK \l "_Toc89434077"</w:instrText>
            </w:r>
            <w:r w:rsidRPr="00507EF4">
              <w:rPr>
                <w:rStyle w:val="Hyperlink"/>
                <w:noProof/>
              </w:rPr>
              <w:instrText xml:space="preserve"> </w:instrText>
            </w:r>
            <w:r w:rsidRPr="00507EF4">
              <w:rPr>
                <w:rStyle w:val="Hyperlink"/>
                <w:noProof/>
              </w:rPr>
            </w:r>
            <w:r w:rsidRPr="00507EF4">
              <w:rPr>
                <w:rStyle w:val="Hyperlink"/>
                <w:noProof/>
              </w:rPr>
              <w:fldChar w:fldCharType="separate"/>
            </w:r>
            <w:r w:rsidRPr="00507EF4">
              <w:rPr>
                <w:rStyle w:val="Hyperlink"/>
                <w:noProof/>
              </w:rPr>
              <w:t>3.</w:t>
            </w:r>
            <w:r>
              <w:rPr>
                <w:rFonts w:asciiTheme="minorHAnsi" w:eastAsiaTheme="minorEastAsia" w:hAnsiTheme="minorHAnsi" w:cstheme="minorBidi"/>
                <w:noProof/>
                <w:sz w:val="22"/>
                <w:szCs w:val="22"/>
                <w:lang w:val="en-US"/>
              </w:rPr>
              <w:tab/>
            </w:r>
            <w:r w:rsidRPr="00507EF4">
              <w:rPr>
                <w:rStyle w:val="Hyperlink"/>
                <w:noProof/>
              </w:rPr>
              <w:t>HyperGix System Requirements</w:t>
            </w:r>
            <w:r>
              <w:rPr>
                <w:noProof/>
                <w:webHidden/>
              </w:rPr>
              <w:tab/>
            </w:r>
            <w:r>
              <w:rPr>
                <w:noProof/>
                <w:webHidden/>
              </w:rPr>
              <w:fldChar w:fldCharType="begin"/>
            </w:r>
            <w:r>
              <w:rPr>
                <w:noProof/>
                <w:webHidden/>
              </w:rPr>
              <w:instrText xml:space="preserve"> PAGEREF _Toc89434077 \h </w:instrText>
            </w:r>
            <w:r>
              <w:rPr>
                <w:noProof/>
                <w:webHidden/>
              </w:rPr>
            </w:r>
          </w:ins>
          <w:r>
            <w:rPr>
              <w:noProof/>
              <w:webHidden/>
            </w:rPr>
            <w:fldChar w:fldCharType="separate"/>
          </w:r>
          <w:ins w:id="34" w:author="John Gallino" w:date="2021-12-03T14:27:00Z">
            <w:r>
              <w:rPr>
                <w:noProof/>
                <w:webHidden/>
              </w:rPr>
              <w:t>15</w:t>
            </w:r>
            <w:r>
              <w:rPr>
                <w:noProof/>
                <w:webHidden/>
              </w:rPr>
              <w:fldChar w:fldCharType="end"/>
            </w:r>
            <w:r w:rsidRPr="00507EF4">
              <w:rPr>
                <w:rStyle w:val="Hyperlink"/>
                <w:noProof/>
              </w:rPr>
              <w:fldChar w:fldCharType="end"/>
            </w:r>
          </w:ins>
        </w:p>
        <w:p w14:paraId="32DBC577" w14:textId="114245C4" w:rsidR="00B11F53" w:rsidRDefault="00B11F53">
          <w:pPr>
            <w:pStyle w:val="TOC1"/>
            <w:rPr>
              <w:ins w:id="35" w:author="John Gallino" w:date="2021-12-03T14:27:00Z"/>
              <w:rFonts w:asciiTheme="minorHAnsi" w:eastAsiaTheme="minorEastAsia" w:hAnsiTheme="minorHAnsi" w:cstheme="minorBidi"/>
              <w:noProof/>
              <w:sz w:val="22"/>
              <w:szCs w:val="22"/>
              <w:lang w:val="en-US"/>
            </w:rPr>
          </w:pPr>
          <w:ins w:id="36" w:author="John Gallino" w:date="2021-12-03T14:27:00Z">
            <w:r w:rsidRPr="00507EF4">
              <w:rPr>
                <w:rStyle w:val="Hyperlink"/>
                <w:noProof/>
              </w:rPr>
              <w:fldChar w:fldCharType="begin"/>
            </w:r>
            <w:r w:rsidRPr="00507EF4">
              <w:rPr>
                <w:rStyle w:val="Hyperlink"/>
                <w:noProof/>
              </w:rPr>
              <w:instrText xml:space="preserve"> </w:instrText>
            </w:r>
            <w:r>
              <w:rPr>
                <w:noProof/>
              </w:rPr>
              <w:instrText>HYPERLINK \l "_Toc89434078"</w:instrText>
            </w:r>
            <w:r w:rsidRPr="00507EF4">
              <w:rPr>
                <w:rStyle w:val="Hyperlink"/>
                <w:noProof/>
              </w:rPr>
              <w:instrText xml:space="preserve"> </w:instrText>
            </w:r>
            <w:r w:rsidRPr="00507EF4">
              <w:rPr>
                <w:rStyle w:val="Hyperlink"/>
                <w:noProof/>
              </w:rPr>
            </w:r>
            <w:r w:rsidRPr="00507EF4">
              <w:rPr>
                <w:rStyle w:val="Hyperlink"/>
                <w:noProof/>
              </w:rPr>
              <w:fldChar w:fldCharType="separate"/>
            </w:r>
            <w:r w:rsidRPr="00507EF4">
              <w:rPr>
                <w:rStyle w:val="Hyperlink"/>
                <w:noProof/>
              </w:rPr>
              <w:t>4.</w:t>
            </w:r>
            <w:r>
              <w:rPr>
                <w:rFonts w:asciiTheme="minorHAnsi" w:eastAsiaTheme="minorEastAsia" w:hAnsiTheme="minorHAnsi" w:cstheme="minorBidi"/>
                <w:noProof/>
                <w:sz w:val="22"/>
                <w:szCs w:val="22"/>
                <w:lang w:val="en-US"/>
              </w:rPr>
              <w:tab/>
            </w:r>
            <w:r w:rsidRPr="00507EF4">
              <w:rPr>
                <w:rStyle w:val="Hyperlink"/>
                <w:noProof/>
              </w:rPr>
              <w:t>HyperGix Design and Structure</w:t>
            </w:r>
            <w:r>
              <w:rPr>
                <w:noProof/>
                <w:webHidden/>
              </w:rPr>
              <w:tab/>
            </w:r>
            <w:r>
              <w:rPr>
                <w:noProof/>
                <w:webHidden/>
              </w:rPr>
              <w:fldChar w:fldCharType="begin"/>
            </w:r>
            <w:r>
              <w:rPr>
                <w:noProof/>
                <w:webHidden/>
              </w:rPr>
              <w:instrText xml:space="preserve"> PAGEREF _Toc89434078 \h </w:instrText>
            </w:r>
            <w:r>
              <w:rPr>
                <w:noProof/>
                <w:webHidden/>
              </w:rPr>
            </w:r>
          </w:ins>
          <w:r>
            <w:rPr>
              <w:noProof/>
              <w:webHidden/>
            </w:rPr>
            <w:fldChar w:fldCharType="separate"/>
          </w:r>
          <w:ins w:id="37" w:author="John Gallino" w:date="2021-12-03T14:27:00Z">
            <w:r>
              <w:rPr>
                <w:noProof/>
                <w:webHidden/>
              </w:rPr>
              <w:t>16</w:t>
            </w:r>
            <w:r>
              <w:rPr>
                <w:noProof/>
                <w:webHidden/>
              </w:rPr>
              <w:fldChar w:fldCharType="end"/>
            </w:r>
            <w:r w:rsidRPr="00507EF4">
              <w:rPr>
                <w:rStyle w:val="Hyperlink"/>
                <w:noProof/>
              </w:rPr>
              <w:fldChar w:fldCharType="end"/>
            </w:r>
          </w:ins>
        </w:p>
        <w:p w14:paraId="343346AA" w14:textId="49BC3E24" w:rsidR="00B11F53" w:rsidRDefault="00B11F53">
          <w:pPr>
            <w:pStyle w:val="TOC2"/>
            <w:tabs>
              <w:tab w:val="right" w:leader="dot" w:pos="9350"/>
            </w:tabs>
            <w:rPr>
              <w:ins w:id="38" w:author="John Gallino" w:date="2021-12-03T14:27:00Z"/>
              <w:rFonts w:asciiTheme="minorHAnsi" w:eastAsiaTheme="minorEastAsia" w:hAnsiTheme="minorHAnsi" w:cstheme="minorBidi"/>
              <w:noProof/>
              <w:sz w:val="22"/>
              <w:szCs w:val="22"/>
              <w:lang w:val="en-US"/>
            </w:rPr>
          </w:pPr>
          <w:ins w:id="39" w:author="John Gallino" w:date="2021-12-03T14:27:00Z">
            <w:r w:rsidRPr="00507EF4">
              <w:rPr>
                <w:rStyle w:val="Hyperlink"/>
                <w:noProof/>
              </w:rPr>
              <w:fldChar w:fldCharType="begin"/>
            </w:r>
            <w:r w:rsidRPr="00507EF4">
              <w:rPr>
                <w:rStyle w:val="Hyperlink"/>
                <w:noProof/>
              </w:rPr>
              <w:instrText xml:space="preserve"> </w:instrText>
            </w:r>
            <w:r>
              <w:rPr>
                <w:noProof/>
              </w:rPr>
              <w:instrText>HYPERLINK \l "_Toc89434079"</w:instrText>
            </w:r>
            <w:r w:rsidRPr="00507EF4">
              <w:rPr>
                <w:rStyle w:val="Hyperlink"/>
                <w:noProof/>
              </w:rPr>
              <w:instrText xml:space="preserve"> </w:instrText>
            </w:r>
            <w:r w:rsidRPr="00507EF4">
              <w:rPr>
                <w:rStyle w:val="Hyperlink"/>
                <w:noProof/>
              </w:rPr>
            </w:r>
            <w:r w:rsidRPr="00507EF4">
              <w:rPr>
                <w:rStyle w:val="Hyperlink"/>
                <w:noProof/>
              </w:rPr>
              <w:fldChar w:fldCharType="separate"/>
            </w:r>
            <w:r w:rsidRPr="00507EF4">
              <w:rPr>
                <w:rStyle w:val="Hyperlink"/>
                <w:noProof/>
              </w:rPr>
              <w:t>4.1 Module System</w:t>
            </w:r>
            <w:r>
              <w:rPr>
                <w:noProof/>
                <w:webHidden/>
              </w:rPr>
              <w:tab/>
            </w:r>
            <w:r>
              <w:rPr>
                <w:noProof/>
                <w:webHidden/>
              </w:rPr>
              <w:fldChar w:fldCharType="begin"/>
            </w:r>
            <w:r>
              <w:rPr>
                <w:noProof/>
                <w:webHidden/>
              </w:rPr>
              <w:instrText xml:space="preserve"> PAGEREF _Toc89434079 \h </w:instrText>
            </w:r>
            <w:r>
              <w:rPr>
                <w:noProof/>
                <w:webHidden/>
              </w:rPr>
            </w:r>
          </w:ins>
          <w:r>
            <w:rPr>
              <w:noProof/>
              <w:webHidden/>
            </w:rPr>
            <w:fldChar w:fldCharType="separate"/>
          </w:r>
          <w:ins w:id="40" w:author="John Gallino" w:date="2021-12-03T14:27:00Z">
            <w:r>
              <w:rPr>
                <w:noProof/>
                <w:webHidden/>
              </w:rPr>
              <w:t>16</w:t>
            </w:r>
            <w:r>
              <w:rPr>
                <w:noProof/>
                <w:webHidden/>
              </w:rPr>
              <w:fldChar w:fldCharType="end"/>
            </w:r>
            <w:r w:rsidRPr="00507EF4">
              <w:rPr>
                <w:rStyle w:val="Hyperlink"/>
                <w:noProof/>
              </w:rPr>
              <w:fldChar w:fldCharType="end"/>
            </w:r>
          </w:ins>
        </w:p>
        <w:p w14:paraId="2E2AB8D5" w14:textId="5A91AC16" w:rsidR="00B11F53" w:rsidRDefault="00B11F53">
          <w:pPr>
            <w:pStyle w:val="TOC3"/>
            <w:rPr>
              <w:ins w:id="41" w:author="John Gallino" w:date="2021-12-03T14:27:00Z"/>
              <w:rFonts w:asciiTheme="minorHAnsi" w:eastAsiaTheme="minorEastAsia" w:hAnsiTheme="minorHAnsi" w:cstheme="minorBidi"/>
              <w:noProof/>
              <w:sz w:val="22"/>
              <w:szCs w:val="22"/>
              <w:lang w:val="en-US"/>
            </w:rPr>
          </w:pPr>
          <w:ins w:id="42" w:author="John Gallino" w:date="2021-12-03T14:27:00Z">
            <w:r w:rsidRPr="00507EF4">
              <w:rPr>
                <w:rStyle w:val="Hyperlink"/>
                <w:noProof/>
              </w:rPr>
              <w:fldChar w:fldCharType="begin"/>
            </w:r>
            <w:r w:rsidRPr="00507EF4">
              <w:rPr>
                <w:rStyle w:val="Hyperlink"/>
                <w:noProof/>
              </w:rPr>
              <w:instrText xml:space="preserve"> </w:instrText>
            </w:r>
            <w:r>
              <w:rPr>
                <w:noProof/>
              </w:rPr>
              <w:instrText>HYPERLINK \l "_Toc89434080"</w:instrText>
            </w:r>
            <w:r w:rsidRPr="00507EF4">
              <w:rPr>
                <w:rStyle w:val="Hyperlink"/>
                <w:noProof/>
              </w:rPr>
              <w:instrText xml:space="preserve"> </w:instrText>
            </w:r>
            <w:r w:rsidRPr="00507EF4">
              <w:rPr>
                <w:rStyle w:val="Hyperlink"/>
                <w:noProof/>
              </w:rPr>
            </w:r>
            <w:r w:rsidRPr="00507EF4">
              <w:rPr>
                <w:rStyle w:val="Hyperlink"/>
                <w:noProof/>
              </w:rPr>
              <w:fldChar w:fldCharType="separate"/>
            </w:r>
            <w:r w:rsidRPr="00507EF4">
              <w:rPr>
                <w:rStyle w:val="Hyperlink"/>
                <w:noProof/>
              </w:rPr>
              <w:t>4.1.1. Image Viewer</w:t>
            </w:r>
            <w:r>
              <w:rPr>
                <w:noProof/>
                <w:webHidden/>
              </w:rPr>
              <w:tab/>
            </w:r>
            <w:r>
              <w:rPr>
                <w:noProof/>
                <w:webHidden/>
              </w:rPr>
              <w:fldChar w:fldCharType="begin"/>
            </w:r>
            <w:r>
              <w:rPr>
                <w:noProof/>
                <w:webHidden/>
              </w:rPr>
              <w:instrText xml:space="preserve"> PAGEREF _Toc89434080 \h </w:instrText>
            </w:r>
            <w:r>
              <w:rPr>
                <w:noProof/>
                <w:webHidden/>
              </w:rPr>
            </w:r>
          </w:ins>
          <w:r>
            <w:rPr>
              <w:noProof/>
              <w:webHidden/>
            </w:rPr>
            <w:fldChar w:fldCharType="separate"/>
          </w:r>
          <w:ins w:id="43" w:author="John Gallino" w:date="2021-12-03T14:27:00Z">
            <w:r>
              <w:rPr>
                <w:noProof/>
                <w:webHidden/>
              </w:rPr>
              <w:t>16</w:t>
            </w:r>
            <w:r>
              <w:rPr>
                <w:noProof/>
                <w:webHidden/>
              </w:rPr>
              <w:fldChar w:fldCharType="end"/>
            </w:r>
            <w:r w:rsidRPr="00507EF4">
              <w:rPr>
                <w:rStyle w:val="Hyperlink"/>
                <w:noProof/>
              </w:rPr>
              <w:fldChar w:fldCharType="end"/>
            </w:r>
          </w:ins>
        </w:p>
        <w:p w14:paraId="38018B63" w14:textId="226F6322" w:rsidR="00B11F53" w:rsidRDefault="00B11F53">
          <w:pPr>
            <w:pStyle w:val="TOC3"/>
            <w:rPr>
              <w:ins w:id="44" w:author="John Gallino" w:date="2021-12-03T14:27:00Z"/>
              <w:rFonts w:asciiTheme="minorHAnsi" w:eastAsiaTheme="minorEastAsia" w:hAnsiTheme="minorHAnsi" w:cstheme="minorBidi"/>
              <w:noProof/>
              <w:sz w:val="22"/>
              <w:szCs w:val="22"/>
              <w:lang w:val="en-US"/>
            </w:rPr>
          </w:pPr>
          <w:ins w:id="45" w:author="John Gallino" w:date="2021-12-03T14:27:00Z">
            <w:r w:rsidRPr="00507EF4">
              <w:rPr>
                <w:rStyle w:val="Hyperlink"/>
                <w:noProof/>
              </w:rPr>
              <w:fldChar w:fldCharType="begin"/>
            </w:r>
            <w:r w:rsidRPr="00507EF4">
              <w:rPr>
                <w:rStyle w:val="Hyperlink"/>
                <w:noProof/>
              </w:rPr>
              <w:instrText xml:space="preserve"> </w:instrText>
            </w:r>
            <w:r>
              <w:rPr>
                <w:noProof/>
              </w:rPr>
              <w:instrText>HYPERLINK \l "_Toc89434081"</w:instrText>
            </w:r>
            <w:r w:rsidRPr="00507EF4">
              <w:rPr>
                <w:rStyle w:val="Hyperlink"/>
                <w:noProof/>
              </w:rPr>
              <w:instrText xml:space="preserve"> </w:instrText>
            </w:r>
            <w:r w:rsidRPr="00507EF4">
              <w:rPr>
                <w:rStyle w:val="Hyperlink"/>
                <w:noProof/>
              </w:rPr>
            </w:r>
            <w:r w:rsidRPr="00507EF4">
              <w:rPr>
                <w:rStyle w:val="Hyperlink"/>
                <w:noProof/>
              </w:rPr>
              <w:fldChar w:fldCharType="separate"/>
            </w:r>
            <w:r w:rsidRPr="00507EF4">
              <w:rPr>
                <w:rStyle w:val="Hyperlink"/>
                <w:noProof/>
              </w:rPr>
              <w:t>4.1.2. Spectra Manager</w:t>
            </w:r>
            <w:r>
              <w:rPr>
                <w:noProof/>
                <w:webHidden/>
              </w:rPr>
              <w:tab/>
            </w:r>
            <w:r>
              <w:rPr>
                <w:noProof/>
                <w:webHidden/>
              </w:rPr>
              <w:fldChar w:fldCharType="begin"/>
            </w:r>
            <w:r>
              <w:rPr>
                <w:noProof/>
                <w:webHidden/>
              </w:rPr>
              <w:instrText xml:space="preserve"> PAGEREF _Toc89434081 \h </w:instrText>
            </w:r>
            <w:r>
              <w:rPr>
                <w:noProof/>
                <w:webHidden/>
              </w:rPr>
            </w:r>
          </w:ins>
          <w:r>
            <w:rPr>
              <w:noProof/>
              <w:webHidden/>
            </w:rPr>
            <w:fldChar w:fldCharType="separate"/>
          </w:r>
          <w:ins w:id="46" w:author="John Gallino" w:date="2021-12-03T14:27:00Z">
            <w:r>
              <w:rPr>
                <w:noProof/>
                <w:webHidden/>
              </w:rPr>
              <w:t>21</w:t>
            </w:r>
            <w:r>
              <w:rPr>
                <w:noProof/>
                <w:webHidden/>
              </w:rPr>
              <w:fldChar w:fldCharType="end"/>
            </w:r>
            <w:r w:rsidRPr="00507EF4">
              <w:rPr>
                <w:rStyle w:val="Hyperlink"/>
                <w:noProof/>
              </w:rPr>
              <w:fldChar w:fldCharType="end"/>
            </w:r>
          </w:ins>
        </w:p>
        <w:p w14:paraId="2E4D1DCC" w14:textId="715F869D" w:rsidR="00B11F53" w:rsidRDefault="00B11F53">
          <w:pPr>
            <w:pStyle w:val="TOC3"/>
            <w:rPr>
              <w:ins w:id="47" w:author="John Gallino" w:date="2021-12-03T14:27:00Z"/>
              <w:rFonts w:asciiTheme="minorHAnsi" w:eastAsiaTheme="minorEastAsia" w:hAnsiTheme="minorHAnsi" w:cstheme="minorBidi"/>
              <w:noProof/>
              <w:sz w:val="22"/>
              <w:szCs w:val="22"/>
              <w:lang w:val="en-US"/>
            </w:rPr>
          </w:pPr>
          <w:ins w:id="48" w:author="John Gallino" w:date="2021-12-03T14:27:00Z">
            <w:r w:rsidRPr="00507EF4">
              <w:rPr>
                <w:rStyle w:val="Hyperlink"/>
                <w:noProof/>
              </w:rPr>
              <w:fldChar w:fldCharType="begin"/>
            </w:r>
            <w:r w:rsidRPr="00507EF4">
              <w:rPr>
                <w:rStyle w:val="Hyperlink"/>
                <w:noProof/>
              </w:rPr>
              <w:instrText xml:space="preserve"> </w:instrText>
            </w:r>
            <w:r>
              <w:rPr>
                <w:noProof/>
              </w:rPr>
              <w:instrText>HYPERLINK \l "_Toc89434082"</w:instrText>
            </w:r>
            <w:r w:rsidRPr="00507EF4">
              <w:rPr>
                <w:rStyle w:val="Hyperlink"/>
                <w:noProof/>
              </w:rPr>
              <w:instrText xml:space="preserve"> </w:instrText>
            </w:r>
            <w:r w:rsidRPr="00507EF4">
              <w:rPr>
                <w:rStyle w:val="Hyperlink"/>
                <w:noProof/>
              </w:rPr>
            </w:r>
            <w:r w:rsidRPr="00507EF4">
              <w:rPr>
                <w:rStyle w:val="Hyperlink"/>
                <w:noProof/>
              </w:rPr>
              <w:fldChar w:fldCharType="separate"/>
            </w:r>
            <w:r w:rsidRPr="00507EF4">
              <w:rPr>
                <w:rStyle w:val="Hyperlink"/>
                <w:noProof/>
              </w:rPr>
              <w:t>4.1.3. USGS Search</w:t>
            </w:r>
            <w:r>
              <w:rPr>
                <w:noProof/>
                <w:webHidden/>
              </w:rPr>
              <w:tab/>
            </w:r>
            <w:r>
              <w:rPr>
                <w:noProof/>
                <w:webHidden/>
              </w:rPr>
              <w:fldChar w:fldCharType="begin"/>
            </w:r>
            <w:r>
              <w:rPr>
                <w:noProof/>
                <w:webHidden/>
              </w:rPr>
              <w:instrText xml:space="preserve"> PAGEREF _Toc89434082 \h </w:instrText>
            </w:r>
            <w:r>
              <w:rPr>
                <w:noProof/>
                <w:webHidden/>
              </w:rPr>
            </w:r>
          </w:ins>
          <w:r>
            <w:rPr>
              <w:noProof/>
              <w:webHidden/>
            </w:rPr>
            <w:fldChar w:fldCharType="separate"/>
          </w:r>
          <w:ins w:id="49" w:author="John Gallino" w:date="2021-12-03T14:27:00Z">
            <w:r>
              <w:rPr>
                <w:noProof/>
                <w:webHidden/>
              </w:rPr>
              <w:t>23</w:t>
            </w:r>
            <w:r>
              <w:rPr>
                <w:noProof/>
                <w:webHidden/>
              </w:rPr>
              <w:fldChar w:fldCharType="end"/>
            </w:r>
            <w:r w:rsidRPr="00507EF4">
              <w:rPr>
                <w:rStyle w:val="Hyperlink"/>
                <w:noProof/>
              </w:rPr>
              <w:fldChar w:fldCharType="end"/>
            </w:r>
          </w:ins>
        </w:p>
        <w:p w14:paraId="5F7CE3DD" w14:textId="508FEBA2" w:rsidR="00B11F53" w:rsidRDefault="00B11F53">
          <w:pPr>
            <w:pStyle w:val="TOC2"/>
            <w:tabs>
              <w:tab w:val="right" w:leader="dot" w:pos="9350"/>
            </w:tabs>
            <w:rPr>
              <w:ins w:id="50" w:author="John Gallino" w:date="2021-12-03T14:27:00Z"/>
              <w:rFonts w:asciiTheme="minorHAnsi" w:eastAsiaTheme="minorEastAsia" w:hAnsiTheme="minorHAnsi" w:cstheme="minorBidi"/>
              <w:noProof/>
              <w:sz w:val="22"/>
              <w:szCs w:val="22"/>
              <w:lang w:val="en-US"/>
            </w:rPr>
          </w:pPr>
          <w:ins w:id="51" w:author="John Gallino" w:date="2021-12-03T14:27:00Z">
            <w:r w:rsidRPr="00507EF4">
              <w:rPr>
                <w:rStyle w:val="Hyperlink"/>
                <w:noProof/>
              </w:rPr>
              <w:fldChar w:fldCharType="begin"/>
            </w:r>
            <w:r w:rsidRPr="00507EF4">
              <w:rPr>
                <w:rStyle w:val="Hyperlink"/>
                <w:noProof/>
              </w:rPr>
              <w:instrText xml:space="preserve"> </w:instrText>
            </w:r>
            <w:r>
              <w:rPr>
                <w:noProof/>
              </w:rPr>
              <w:instrText>HYPERLINK \l "_Toc89434083"</w:instrText>
            </w:r>
            <w:r w:rsidRPr="00507EF4">
              <w:rPr>
                <w:rStyle w:val="Hyperlink"/>
                <w:noProof/>
              </w:rPr>
              <w:instrText xml:space="preserve"> </w:instrText>
            </w:r>
            <w:r w:rsidRPr="00507EF4">
              <w:rPr>
                <w:rStyle w:val="Hyperlink"/>
                <w:noProof/>
              </w:rPr>
            </w:r>
            <w:r w:rsidRPr="00507EF4">
              <w:rPr>
                <w:rStyle w:val="Hyperlink"/>
                <w:noProof/>
              </w:rPr>
              <w:fldChar w:fldCharType="separate"/>
            </w:r>
            <w:r w:rsidRPr="00507EF4">
              <w:rPr>
                <w:rStyle w:val="Hyperlink"/>
                <w:noProof/>
              </w:rPr>
              <w:t>4.2   SQLite Database</w:t>
            </w:r>
            <w:r>
              <w:rPr>
                <w:noProof/>
                <w:webHidden/>
              </w:rPr>
              <w:tab/>
            </w:r>
            <w:r>
              <w:rPr>
                <w:noProof/>
                <w:webHidden/>
              </w:rPr>
              <w:fldChar w:fldCharType="begin"/>
            </w:r>
            <w:r>
              <w:rPr>
                <w:noProof/>
                <w:webHidden/>
              </w:rPr>
              <w:instrText xml:space="preserve"> PAGEREF _Toc89434083 \h </w:instrText>
            </w:r>
            <w:r>
              <w:rPr>
                <w:noProof/>
                <w:webHidden/>
              </w:rPr>
            </w:r>
          </w:ins>
          <w:r>
            <w:rPr>
              <w:noProof/>
              <w:webHidden/>
            </w:rPr>
            <w:fldChar w:fldCharType="separate"/>
          </w:r>
          <w:ins w:id="52" w:author="John Gallino" w:date="2021-12-03T14:27:00Z">
            <w:r>
              <w:rPr>
                <w:noProof/>
                <w:webHidden/>
              </w:rPr>
              <w:t>25</w:t>
            </w:r>
            <w:r>
              <w:rPr>
                <w:noProof/>
                <w:webHidden/>
              </w:rPr>
              <w:fldChar w:fldCharType="end"/>
            </w:r>
            <w:r w:rsidRPr="00507EF4">
              <w:rPr>
                <w:rStyle w:val="Hyperlink"/>
                <w:noProof/>
              </w:rPr>
              <w:fldChar w:fldCharType="end"/>
            </w:r>
          </w:ins>
        </w:p>
        <w:p w14:paraId="553E7D6F" w14:textId="79F7488D" w:rsidR="00B11F53" w:rsidRDefault="00B11F53">
          <w:pPr>
            <w:pStyle w:val="TOC3"/>
            <w:rPr>
              <w:ins w:id="53" w:author="John Gallino" w:date="2021-12-03T14:27:00Z"/>
              <w:rFonts w:asciiTheme="minorHAnsi" w:eastAsiaTheme="minorEastAsia" w:hAnsiTheme="minorHAnsi" w:cstheme="minorBidi"/>
              <w:noProof/>
              <w:sz w:val="22"/>
              <w:szCs w:val="22"/>
              <w:lang w:val="en-US"/>
            </w:rPr>
          </w:pPr>
          <w:ins w:id="54" w:author="John Gallino" w:date="2021-12-03T14:27:00Z">
            <w:r w:rsidRPr="00507EF4">
              <w:rPr>
                <w:rStyle w:val="Hyperlink"/>
                <w:noProof/>
              </w:rPr>
              <w:fldChar w:fldCharType="begin"/>
            </w:r>
            <w:r w:rsidRPr="00507EF4">
              <w:rPr>
                <w:rStyle w:val="Hyperlink"/>
                <w:noProof/>
              </w:rPr>
              <w:instrText xml:space="preserve"> </w:instrText>
            </w:r>
            <w:r>
              <w:rPr>
                <w:noProof/>
              </w:rPr>
              <w:instrText>HYPERLINK \l "_Toc89434084"</w:instrText>
            </w:r>
            <w:r w:rsidRPr="00507EF4">
              <w:rPr>
                <w:rStyle w:val="Hyperlink"/>
                <w:noProof/>
              </w:rPr>
              <w:instrText xml:space="preserve"> </w:instrText>
            </w:r>
            <w:r w:rsidRPr="00507EF4">
              <w:rPr>
                <w:rStyle w:val="Hyperlink"/>
                <w:noProof/>
              </w:rPr>
            </w:r>
            <w:r w:rsidRPr="00507EF4">
              <w:rPr>
                <w:rStyle w:val="Hyperlink"/>
                <w:noProof/>
              </w:rPr>
              <w:fldChar w:fldCharType="separate"/>
            </w:r>
            <w:r w:rsidRPr="00507EF4">
              <w:rPr>
                <w:rStyle w:val="Hyperlink"/>
                <w:noProof/>
              </w:rPr>
              <w:t>4.2.1 Table Schemas</w:t>
            </w:r>
            <w:r>
              <w:rPr>
                <w:noProof/>
                <w:webHidden/>
              </w:rPr>
              <w:tab/>
            </w:r>
            <w:r>
              <w:rPr>
                <w:noProof/>
                <w:webHidden/>
              </w:rPr>
              <w:fldChar w:fldCharType="begin"/>
            </w:r>
            <w:r>
              <w:rPr>
                <w:noProof/>
                <w:webHidden/>
              </w:rPr>
              <w:instrText xml:space="preserve"> PAGEREF _Toc89434084 \h </w:instrText>
            </w:r>
            <w:r>
              <w:rPr>
                <w:noProof/>
                <w:webHidden/>
              </w:rPr>
            </w:r>
          </w:ins>
          <w:r>
            <w:rPr>
              <w:noProof/>
              <w:webHidden/>
            </w:rPr>
            <w:fldChar w:fldCharType="separate"/>
          </w:r>
          <w:ins w:id="55" w:author="John Gallino" w:date="2021-12-03T14:27:00Z">
            <w:r>
              <w:rPr>
                <w:noProof/>
                <w:webHidden/>
              </w:rPr>
              <w:t>25</w:t>
            </w:r>
            <w:r>
              <w:rPr>
                <w:noProof/>
                <w:webHidden/>
              </w:rPr>
              <w:fldChar w:fldCharType="end"/>
            </w:r>
            <w:r w:rsidRPr="00507EF4">
              <w:rPr>
                <w:rStyle w:val="Hyperlink"/>
                <w:noProof/>
              </w:rPr>
              <w:fldChar w:fldCharType="end"/>
            </w:r>
          </w:ins>
        </w:p>
        <w:p w14:paraId="595EF798" w14:textId="27F82091" w:rsidR="00B11F53" w:rsidRDefault="00B11F53">
          <w:pPr>
            <w:pStyle w:val="TOC1"/>
            <w:rPr>
              <w:ins w:id="56" w:author="John Gallino" w:date="2021-12-03T14:27:00Z"/>
              <w:rFonts w:asciiTheme="minorHAnsi" w:eastAsiaTheme="minorEastAsia" w:hAnsiTheme="minorHAnsi" w:cstheme="minorBidi"/>
              <w:noProof/>
              <w:sz w:val="22"/>
              <w:szCs w:val="22"/>
              <w:lang w:val="en-US"/>
            </w:rPr>
          </w:pPr>
          <w:ins w:id="57" w:author="John Gallino" w:date="2021-12-03T14:27:00Z">
            <w:r w:rsidRPr="00507EF4">
              <w:rPr>
                <w:rStyle w:val="Hyperlink"/>
                <w:noProof/>
              </w:rPr>
              <w:fldChar w:fldCharType="begin"/>
            </w:r>
            <w:r w:rsidRPr="00507EF4">
              <w:rPr>
                <w:rStyle w:val="Hyperlink"/>
                <w:noProof/>
              </w:rPr>
              <w:instrText xml:space="preserve"> </w:instrText>
            </w:r>
            <w:r>
              <w:rPr>
                <w:noProof/>
              </w:rPr>
              <w:instrText>HYPERLINK \l "_Toc89434085"</w:instrText>
            </w:r>
            <w:r w:rsidRPr="00507EF4">
              <w:rPr>
                <w:rStyle w:val="Hyperlink"/>
                <w:noProof/>
              </w:rPr>
              <w:instrText xml:space="preserve"> </w:instrText>
            </w:r>
            <w:r w:rsidRPr="00507EF4">
              <w:rPr>
                <w:rStyle w:val="Hyperlink"/>
                <w:noProof/>
              </w:rPr>
            </w:r>
            <w:r w:rsidRPr="00507EF4">
              <w:rPr>
                <w:rStyle w:val="Hyperlink"/>
                <w:noProof/>
              </w:rPr>
              <w:fldChar w:fldCharType="separate"/>
            </w:r>
            <w:r w:rsidRPr="00507EF4">
              <w:rPr>
                <w:rStyle w:val="Hyperlink"/>
                <w:noProof/>
              </w:rPr>
              <w:t>5.</w:t>
            </w:r>
            <w:r>
              <w:rPr>
                <w:rFonts w:asciiTheme="minorHAnsi" w:eastAsiaTheme="minorEastAsia" w:hAnsiTheme="minorHAnsi" w:cstheme="minorBidi"/>
                <w:noProof/>
                <w:sz w:val="22"/>
                <w:szCs w:val="22"/>
                <w:lang w:val="en-US"/>
              </w:rPr>
              <w:tab/>
            </w:r>
            <w:r w:rsidRPr="00507EF4">
              <w:rPr>
                <w:rStyle w:val="Hyperlink"/>
                <w:noProof/>
              </w:rPr>
              <w:t>Code Structure Details</w:t>
            </w:r>
            <w:r>
              <w:rPr>
                <w:noProof/>
                <w:webHidden/>
              </w:rPr>
              <w:tab/>
            </w:r>
            <w:r>
              <w:rPr>
                <w:noProof/>
                <w:webHidden/>
              </w:rPr>
              <w:fldChar w:fldCharType="begin"/>
            </w:r>
            <w:r>
              <w:rPr>
                <w:noProof/>
                <w:webHidden/>
              </w:rPr>
              <w:instrText xml:space="preserve"> PAGEREF _Toc89434085 \h </w:instrText>
            </w:r>
            <w:r>
              <w:rPr>
                <w:noProof/>
                <w:webHidden/>
              </w:rPr>
            </w:r>
          </w:ins>
          <w:r>
            <w:rPr>
              <w:noProof/>
              <w:webHidden/>
            </w:rPr>
            <w:fldChar w:fldCharType="separate"/>
          </w:r>
          <w:ins w:id="58" w:author="John Gallino" w:date="2021-12-03T14:27:00Z">
            <w:r>
              <w:rPr>
                <w:noProof/>
                <w:webHidden/>
              </w:rPr>
              <w:t>27</w:t>
            </w:r>
            <w:r>
              <w:rPr>
                <w:noProof/>
                <w:webHidden/>
              </w:rPr>
              <w:fldChar w:fldCharType="end"/>
            </w:r>
            <w:r w:rsidRPr="00507EF4">
              <w:rPr>
                <w:rStyle w:val="Hyperlink"/>
                <w:noProof/>
              </w:rPr>
              <w:fldChar w:fldCharType="end"/>
            </w:r>
          </w:ins>
        </w:p>
        <w:p w14:paraId="2B4D6E1E" w14:textId="59D25174" w:rsidR="00B11F53" w:rsidRDefault="00B11F53">
          <w:pPr>
            <w:pStyle w:val="TOC2"/>
            <w:tabs>
              <w:tab w:val="right" w:leader="dot" w:pos="9350"/>
            </w:tabs>
            <w:rPr>
              <w:ins w:id="59" w:author="John Gallino" w:date="2021-12-03T14:27:00Z"/>
              <w:rFonts w:asciiTheme="minorHAnsi" w:eastAsiaTheme="minorEastAsia" w:hAnsiTheme="minorHAnsi" w:cstheme="minorBidi"/>
              <w:noProof/>
              <w:sz w:val="22"/>
              <w:szCs w:val="22"/>
              <w:lang w:val="en-US"/>
            </w:rPr>
          </w:pPr>
          <w:ins w:id="60" w:author="John Gallino" w:date="2021-12-03T14:27:00Z">
            <w:r w:rsidRPr="00507EF4">
              <w:rPr>
                <w:rStyle w:val="Hyperlink"/>
                <w:noProof/>
              </w:rPr>
              <w:fldChar w:fldCharType="begin"/>
            </w:r>
            <w:r w:rsidRPr="00507EF4">
              <w:rPr>
                <w:rStyle w:val="Hyperlink"/>
                <w:noProof/>
              </w:rPr>
              <w:instrText xml:space="preserve"> </w:instrText>
            </w:r>
            <w:r>
              <w:rPr>
                <w:noProof/>
              </w:rPr>
              <w:instrText>HYPERLINK \l "_Toc89434086"</w:instrText>
            </w:r>
            <w:r w:rsidRPr="00507EF4">
              <w:rPr>
                <w:rStyle w:val="Hyperlink"/>
                <w:noProof/>
              </w:rPr>
              <w:instrText xml:space="preserve"> </w:instrText>
            </w:r>
            <w:r w:rsidRPr="00507EF4">
              <w:rPr>
                <w:rStyle w:val="Hyperlink"/>
                <w:noProof/>
              </w:rPr>
            </w:r>
            <w:r w:rsidRPr="00507EF4">
              <w:rPr>
                <w:rStyle w:val="Hyperlink"/>
                <w:noProof/>
              </w:rPr>
              <w:fldChar w:fldCharType="separate"/>
            </w:r>
            <w:r w:rsidRPr="00507EF4">
              <w:rPr>
                <w:rStyle w:val="Hyperlink"/>
                <w:noProof/>
              </w:rPr>
              <w:t>5.1 Subclassed Classes within qViewer</w:t>
            </w:r>
            <w:r>
              <w:rPr>
                <w:noProof/>
                <w:webHidden/>
              </w:rPr>
              <w:tab/>
            </w:r>
            <w:r>
              <w:rPr>
                <w:noProof/>
                <w:webHidden/>
              </w:rPr>
              <w:fldChar w:fldCharType="begin"/>
            </w:r>
            <w:r>
              <w:rPr>
                <w:noProof/>
                <w:webHidden/>
              </w:rPr>
              <w:instrText xml:space="preserve"> PAGEREF _Toc89434086 \h </w:instrText>
            </w:r>
            <w:r>
              <w:rPr>
                <w:noProof/>
                <w:webHidden/>
              </w:rPr>
            </w:r>
          </w:ins>
          <w:r>
            <w:rPr>
              <w:noProof/>
              <w:webHidden/>
            </w:rPr>
            <w:fldChar w:fldCharType="separate"/>
          </w:r>
          <w:ins w:id="61" w:author="John Gallino" w:date="2021-12-03T14:27:00Z">
            <w:r>
              <w:rPr>
                <w:noProof/>
                <w:webHidden/>
              </w:rPr>
              <w:t>27</w:t>
            </w:r>
            <w:r>
              <w:rPr>
                <w:noProof/>
                <w:webHidden/>
              </w:rPr>
              <w:fldChar w:fldCharType="end"/>
            </w:r>
            <w:r w:rsidRPr="00507EF4">
              <w:rPr>
                <w:rStyle w:val="Hyperlink"/>
                <w:noProof/>
              </w:rPr>
              <w:fldChar w:fldCharType="end"/>
            </w:r>
          </w:ins>
        </w:p>
        <w:p w14:paraId="54863DF4" w14:textId="59492126" w:rsidR="00B11F53" w:rsidRDefault="00B11F53">
          <w:pPr>
            <w:pStyle w:val="TOC2"/>
            <w:tabs>
              <w:tab w:val="right" w:leader="dot" w:pos="9350"/>
            </w:tabs>
            <w:rPr>
              <w:ins w:id="62" w:author="John Gallino" w:date="2021-12-03T14:27:00Z"/>
              <w:rFonts w:asciiTheme="minorHAnsi" w:eastAsiaTheme="minorEastAsia" w:hAnsiTheme="minorHAnsi" w:cstheme="minorBidi"/>
              <w:noProof/>
              <w:sz w:val="22"/>
              <w:szCs w:val="22"/>
              <w:lang w:val="en-US"/>
            </w:rPr>
          </w:pPr>
          <w:ins w:id="63" w:author="John Gallino" w:date="2021-12-03T14:27:00Z">
            <w:r w:rsidRPr="00507EF4">
              <w:rPr>
                <w:rStyle w:val="Hyperlink"/>
                <w:noProof/>
              </w:rPr>
              <w:lastRenderedPageBreak/>
              <w:fldChar w:fldCharType="begin"/>
            </w:r>
            <w:r w:rsidRPr="00507EF4">
              <w:rPr>
                <w:rStyle w:val="Hyperlink"/>
                <w:noProof/>
              </w:rPr>
              <w:instrText xml:space="preserve"> </w:instrText>
            </w:r>
            <w:r>
              <w:rPr>
                <w:noProof/>
              </w:rPr>
              <w:instrText>HYPERLINK \l "_Toc89434087"</w:instrText>
            </w:r>
            <w:r w:rsidRPr="00507EF4">
              <w:rPr>
                <w:rStyle w:val="Hyperlink"/>
                <w:noProof/>
              </w:rPr>
              <w:instrText xml:space="preserve"> </w:instrText>
            </w:r>
            <w:r w:rsidRPr="00507EF4">
              <w:rPr>
                <w:rStyle w:val="Hyperlink"/>
                <w:noProof/>
              </w:rPr>
            </w:r>
            <w:r w:rsidRPr="00507EF4">
              <w:rPr>
                <w:rStyle w:val="Hyperlink"/>
                <w:noProof/>
              </w:rPr>
              <w:fldChar w:fldCharType="separate"/>
            </w:r>
            <w:r w:rsidRPr="00507EF4">
              <w:rPr>
                <w:rStyle w:val="Hyperlink"/>
                <w:noProof/>
              </w:rPr>
              <w:t>5.2 Use of PyQt Signals and Slots</w:t>
            </w:r>
            <w:r>
              <w:rPr>
                <w:noProof/>
                <w:webHidden/>
              </w:rPr>
              <w:tab/>
            </w:r>
            <w:r>
              <w:rPr>
                <w:noProof/>
                <w:webHidden/>
              </w:rPr>
              <w:fldChar w:fldCharType="begin"/>
            </w:r>
            <w:r>
              <w:rPr>
                <w:noProof/>
                <w:webHidden/>
              </w:rPr>
              <w:instrText xml:space="preserve"> PAGEREF _Toc89434087 \h </w:instrText>
            </w:r>
            <w:r>
              <w:rPr>
                <w:noProof/>
                <w:webHidden/>
              </w:rPr>
            </w:r>
          </w:ins>
          <w:r>
            <w:rPr>
              <w:noProof/>
              <w:webHidden/>
            </w:rPr>
            <w:fldChar w:fldCharType="separate"/>
          </w:r>
          <w:ins w:id="64" w:author="John Gallino" w:date="2021-12-03T14:27:00Z">
            <w:r>
              <w:rPr>
                <w:noProof/>
                <w:webHidden/>
              </w:rPr>
              <w:t>28</w:t>
            </w:r>
            <w:r>
              <w:rPr>
                <w:noProof/>
                <w:webHidden/>
              </w:rPr>
              <w:fldChar w:fldCharType="end"/>
            </w:r>
            <w:r w:rsidRPr="00507EF4">
              <w:rPr>
                <w:rStyle w:val="Hyperlink"/>
                <w:noProof/>
              </w:rPr>
              <w:fldChar w:fldCharType="end"/>
            </w:r>
          </w:ins>
        </w:p>
        <w:p w14:paraId="3D03974D" w14:textId="66C6095B" w:rsidR="00B11F53" w:rsidRDefault="00B11F53">
          <w:pPr>
            <w:pStyle w:val="TOC2"/>
            <w:tabs>
              <w:tab w:val="right" w:leader="dot" w:pos="9350"/>
            </w:tabs>
            <w:rPr>
              <w:ins w:id="65" w:author="John Gallino" w:date="2021-12-03T14:27:00Z"/>
              <w:rFonts w:asciiTheme="minorHAnsi" w:eastAsiaTheme="minorEastAsia" w:hAnsiTheme="minorHAnsi" w:cstheme="minorBidi"/>
              <w:noProof/>
              <w:sz w:val="22"/>
              <w:szCs w:val="22"/>
              <w:lang w:val="en-US"/>
            </w:rPr>
          </w:pPr>
          <w:ins w:id="66" w:author="John Gallino" w:date="2021-12-03T14:27:00Z">
            <w:r w:rsidRPr="00507EF4">
              <w:rPr>
                <w:rStyle w:val="Hyperlink"/>
                <w:noProof/>
              </w:rPr>
              <w:fldChar w:fldCharType="begin"/>
            </w:r>
            <w:r w:rsidRPr="00507EF4">
              <w:rPr>
                <w:rStyle w:val="Hyperlink"/>
                <w:noProof/>
              </w:rPr>
              <w:instrText xml:space="preserve"> </w:instrText>
            </w:r>
            <w:r>
              <w:rPr>
                <w:noProof/>
              </w:rPr>
              <w:instrText>HYPERLINK \l "_Toc89434088"</w:instrText>
            </w:r>
            <w:r w:rsidRPr="00507EF4">
              <w:rPr>
                <w:rStyle w:val="Hyperlink"/>
                <w:noProof/>
              </w:rPr>
              <w:instrText xml:space="preserve"> </w:instrText>
            </w:r>
            <w:r w:rsidRPr="00507EF4">
              <w:rPr>
                <w:rStyle w:val="Hyperlink"/>
                <w:noProof/>
              </w:rPr>
            </w:r>
            <w:r w:rsidRPr="00507EF4">
              <w:rPr>
                <w:rStyle w:val="Hyperlink"/>
                <w:noProof/>
              </w:rPr>
              <w:fldChar w:fldCharType="separate"/>
            </w:r>
            <w:r w:rsidRPr="00507EF4">
              <w:rPr>
                <w:rStyle w:val="Hyperlink"/>
                <w:noProof/>
              </w:rPr>
              <w:t>5.3 Worker Classes</w:t>
            </w:r>
            <w:r>
              <w:rPr>
                <w:noProof/>
                <w:webHidden/>
              </w:rPr>
              <w:tab/>
            </w:r>
            <w:r>
              <w:rPr>
                <w:noProof/>
                <w:webHidden/>
              </w:rPr>
              <w:fldChar w:fldCharType="begin"/>
            </w:r>
            <w:r>
              <w:rPr>
                <w:noProof/>
                <w:webHidden/>
              </w:rPr>
              <w:instrText xml:space="preserve"> PAGEREF _Toc89434088 \h </w:instrText>
            </w:r>
            <w:r>
              <w:rPr>
                <w:noProof/>
                <w:webHidden/>
              </w:rPr>
            </w:r>
          </w:ins>
          <w:r>
            <w:rPr>
              <w:noProof/>
              <w:webHidden/>
            </w:rPr>
            <w:fldChar w:fldCharType="separate"/>
          </w:r>
          <w:ins w:id="67" w:author="John Gallino" w:date="2021-12-03T14:27:00Z">
            <w:r>
              <w:rPr>
                <w:noProof/>
                <w:webHidden/>
              </w:rPr>
              <w:t>29</w:t>
            </w:r>
            <w:r>
              <w:rPr>
                <w:noProof/>
                <w:webHidden/>
              </w:rPr>
              <w:fldChar w:fldCharType="end"/>
            </w:r>
            <w:r w:rsidRPr="00507EF4">
              <w:rPr>
                <w:rStyle w:val="Hyperlink"/>
                <w:noProof/>
              </w:rPr>
              <w:fldChar w:fldCharType="end"/>
            </w:r>
          </w:ins>
        </w:p>
        <w:p w14:paraId="4DD040C2" w14:textId="463CDC3E" w:rsidR="00B11F53" w:rsidRDefault="00B11F53">
          <w:pPr>
            <w:pStyle w:val="TOC2"/>
            <w:tabs>
              <w:tab w:val="right" w:leader="dot" w:pos="9350"/>
            </w:tabs>
            <w:rPr>
              <w:ins w:id="68" w:author="John Gallino" w:date="2021-12-03T14:27:00Z"/>
              <w:rFonts w:asciiTheme="minorHAnsi" w:eastAsiaTheme="minorEastAsia" w:hAnsiTheme="minorHAnsi" w:cstheme="minorBidi"/>
              <w:noProof/>
              <w:sz w:val="22"/>
              <w:szCs w:val="22"/>
              <w:lang w:val="en-US"/>
            </w:rPr>
          </w:pPr>
          <w:ins w:id="69" w:author="John Gallino" w:date="2021-12-03T14:27:00Z">
            <w:r w:rsidRPr="00507EF4">
              <w:rPr>
                <w:rStyle w:val="Hyperlink"/>
                <w:noProof/>
              </w:rPr>
              <w:fldChar w:fldCharType="begin"/>
            </w:r>
            <w:r w:rsidRPr="00507EF4">
              <w:rPr>
                <w:rStyle w:val="Hyperlink"/>
                <w:noProof/>
              </w:rPr>
              <w:instrText xml:space="preserve"> </w:instrText>
            </w:r>
            <w:r>
              <w:rPr>
                <w:noProof/>
              </w:rPr>
              <w:instrText>HYPERLINK \l "_Toc89434089"</w:instrText>
            </w:r>
            <w:r w:rsidRPr="00507EF4">
              <w:rPr>
                <w:rStyle w:val="Hyperlink"/>
                <w:noProof/>
              </w:rPr>
              <w:instrText xml:space="preserve"> </w:instrText>
            </w:r>
            <w:r w:rsidRPr="00507EF4">
              <w:rPr>
                <w:rStyle w:val="Hyperlink"/>
                <w:noProof/>
              </w:rPr>
            </w:r>
            <w:r w:rsidRPr="00507EF4">
              <w:rPr>
                <w:rStyle w:val="Hyperlink"/>
                <w:noProof/>
              </w:rPr>
              <w:fldChar w:fldCharType="separate"/>
            </w:r>
            <w:r w:rsidRPr="00507EF4">
              <w:rPr>
                <w:rStyle w:val="Hyperlink"/>
                <w:noProof/>
              </w:rPr>
              <w:t>5.4 Creating Custom Material Classes</w:t>
            </w:r>
            <w:r>
              <w:rPr>
                <w:noProof/>
                <w:webHidden/>
              </w:rPr>
              <w:tab/>
            </w:r>
            <w:r>
              <w:rPr>
                <w:noProof/>
                <w:webHidden/>
              </w:rPr>
              <w:fldChar w:fldCharType="begin"/>
            </w:r>
            <w:r>
              <w:rPr>
                <w:noProof/>
                <w:webHidden/>
              </w:rPr>
              <w:instrText xml:space="preserve"> PAGEREF _Toc89434089 \h </w:instrText>
            </w:r>
            <w:r>
              <w:rPr>
                <w:noProof/>
                <w:webHidden/>
              </w:rPr>
            </w:r>
          </w:ins>
          <w:r>
            <w:rPr>
              <w:noProof/>
              <w:webHidden/>
            </w:rPr>
            <w:fldChar w:fldCharType="separate"/>
          </w:r>
          <w:ins w:id="70" w:author="John Gallino" w:date="2021-12-03T14:27:00Z">
            <w:r>
              <w:rPr>
                <w:noProof/>
                <w:webHidden/>
              </w:rPr>
              <w:t>30</w:t>
            </w:r>
            <w:r>
              <w:rPr>
                <w:noProof/>
                <w:webHidden/>
              </w:rPr>
              <w:fldChar w:fldCharType="end"/>
            </w:r>
            <w:r w:rsidRPr="00507EF4">
              <w:rPr>
                <w:rStyle w:val="Hyperlink"/>
                <w:noProof/>
              </w:rPr>
              <w:fldChar w:fldCharType="end"/>
            </w:r>
          </w:ins>
        </w:p>
        <w:p w14:paraId="49513FDF" w14:textId="6A574303" w:rsidR="00B11F53" w:rsidRDefault="00B11F53">
          <w:pPr>
            <w:pStyle w:val="TOC2"/>
            <w:tabs>
              <w:tab w:val="right" w:leader="dot" w:pos="9350"/>
            </w:tabs>
            <w:rPr>
              <w:ins w:id="71" w:author="John Gallino" w:date="2021-12-03T14:27:00Z"/>
              <w:rFonts w:asciiTheme="minorHAnsi" w:eastAsiaTheme="minorEastAsia" w:hAnsiTheme="minorHAnsi" w:cstheme="minorBidi"/>
              <w:noProof/>
              <w:sz w:val="22"/>
              <w:szCs w:val="22"/>
              <w:lang w:val="en-US"/>
            </w:rPr>
          </w:pPr>
          <w:ins w:id="72" w:author="John Gallino" w:date="2021-12-03T14:27:00Z">
            <w:r w:rsidRPr="00507EF4">
              <w:rPr>
                <w:rStyle w:val="Hyperlink"/>
                <w:noProof/>
              </w:rPr>
              <w:fldChar w:fldCharType="begin"/>
            </w:r>
            <w:r w:rsidRPr="00507EF4">
              <w:rPr>
                <w:rStyle w:val="Hyperlink"/>
                <w:noProof/>
              </w:rPr>
              <w:instrText xml:space="preserve"> </w:instrText>
            </w:r>
            <w:r>
              <w:rPr>
                <w:noProof/>
              </w:rPr>
              <w:instrText>HYPERLINK \l "_Toc89434090"</w:instrText>
            </w:r>
            <w:r w:rsidRPr="00507EF4">
              <w:rPr>
                <w:rStyle w:val="Hyperlink"/>
                <w:noProof/>
              </w:rPr>
              <w:instrText xml:space="preserve"> </w:instrText>
            </w:r>
            <w:r w:rsidRPr="00507EF4">
              <w:rPr>
                <w:rStyle w:val="Hyperlink"/>
                <w:noProof/>
              </w:rPr>
            </w:r>
            <w:r w:rsidRPr="00507EF4">
              <w:rPr>
                <w:rStyle w:val="Hyperlink"/>
                <w:noProof/>
              </w:rPr>
              <w:fldChar w:fldCharType="separate"/>
            </w:r>
            <w:r w:rsidRPr="00507EF4">
              <w:rPr>
                <w:rStyle w:val="Hyperlink"/>
                <w:noProof/>
              </w:rPr>
              <w:t>5.5 Pixel Classification</w:t>
            </w:r>
            <w:r>
              <w:rPr>
                <w:noProof/>
                <w:webHidden/>
              </w:rPr>
              <w:tab/>
            </w:r>
            <w:r>
              <w:rPr>
                <w:noProof/>
                <w:webHidden/>
              </w:rPr>
              <w:fldChar w:fldCharType="begin"/>
            </w:r>
            <w:r>
              <w:rPr>
                <w:noProof/>
                <w:webHidden/>
              </w:rPr>
              <w:instrText xml:space="preserve"> PAGEREF _Toc89434090 \h </w:instrText>
            </w:r>
            <w:r>
              <w:rPr>
                <w:noProof/>
                <w:webHidden/>
              </w:rPr>
            </w:r>
          </w:ins>
          <w:r>
            <w:rPr>
              <w:noProof/>
              <w:webHidden/>
            </w:rPr>
            <w:fldChar w:fldCharType="separate"/>
          </w:r>
          <w:ins w:id="73" w:author="John Gallino" w:date="2021-12-03T14:27:00Z">
            <w:r>
              <w:rPr>
                <w:noProof/>
                <w:webHidden/>
              </w:rPr>
              <w:t>31</w:t>
            </w:r>
            <w:r>
              <w:rPr>
                <w:noProof/>
                <w:webHidden/>
              </w:rPr>
              <w:fldChar w:fldCharType="end"/>
            </w:r>
            <w:r w:rsidRPr="00507EF4">
              <w:rPr>
                <w:rStyle w:val="Hyperlink"/>
                <w:noProof/>
              </w:rPr>
              <w:fldChar w:fldCharType="end"/>
            </w:r>
          </w:ins>
        </w:p>
        <w:p w14:paraId="4D0C2F58" w14:textId="7BD33045" w:rsidR="00B11F53" w:rsidRDefault="00B11F53">
          <w:pPr>
            <w:pStyle w:val="TOC1"/>
            <w:rPr>
              <w:ins w:id="74" w:author="John Gallino" w:date="2021-12-03T14:27:00Z"/>
              <w:rFonts w:asciiTheme="minorHAnsi" w:eastAsiaTheme="minorEastAsia" w:hAnsiTheme="minorHAnsi" w:cstheme="minorBidi"/>
              <w:noProof/>
              <w:sz w:val="22"/>
              <w:szCs w:val="22"/>
              <w:lang w:val="en-US"/>
            </w:rPr>
          </w:pPr>
          <w:ins w:id="75" w:author="John Gallino" w:date="2021-12-03T14:27:00Z">
            <w:r w:rsidRPr="00507EF4">
              <w:rPr>
                <w:rStyle w:val="Hyperlink"/>
                <w:noProof/>
              </w:rPr>
              <w:fldChar w:fldCharType="begin"/>
            </w:r>
            <w:r w:rsidRPr="00507EF4">
              <w:rPr>
                <w:rStyle w:val="Hyperlink"/>
                <w:noProof/>
              </w:rPr>
              <w:instrText xml:space="preserve"> </w:instrText>
            </w:r>
            <w:r>
              <w:rPr>
                <w:noProof/>
              </w:rPr>
              <w:instrText>HYPERLINK \l "_Toc89434091"</w:instrText>
            </w:r>
            <w:r w:rsidRPr="00507EF4">
              <w:rPr>
                <w:rStyle w:val="Hyperlink"/>
                <w:noProof/>
              </w:rPr>
              <w:instrText xml:space="preserve"> </w:instrText>
            </w:r>
            <w:r w:rsidRPr="00507EF4">
              <w:rPr>
                <w:rStyle w:val="Hyperlink"/>
                <w:noProof/>
              </w:rPr>
            </w:r>
            <w:r w:rsidRPr="00507EF4">
              <w:rPr>
                <w:rStyle w:val="Hyperlink"/>
                <w:noProof/>
              </w:rPr>
              <w:fldChar w:fldCharType="separate"/>
            </w:r>
            <w:r w:rsidRPr="00507EF4">
              <w:rPr>
                <w:rStyle w:val="Hyperlink"/>
                <w:noProof/>
              </w:rPr>
              <w:t>6.</w:t>
            </w:r>
            <w:r>
              <w:rPr>
                <w:rFonts w:asciiTheme="minorHAnsi" w:eastAsiaTheme="minorEastAsia" w:hAnsiTheme="minorHAnsi" w:cstheme="minorBidi"/>
                <w:noProof/>
                <w:sz w:val="22"/>
                <w:szCs w:val="22"/>
                <w:lang w:val="en-US"/>
              </w:rPr>
              <w:tab/>
            </w:r>
            <w:r w:rsidRPr="00507EF4">
              <w:rPr>
                <w:rStyle w:val="Hyperlink"/>
                <w:noProof/>
              </w:rPr>
              <w:t>Conclusions and Future Work</w:t>
            </w:r>
            <w:r>
              <w:rPr>
                <w:noProof/>
                <w:webHidden/>
              </w:rPr>
              <w:tab/>
            </w:r>
            <w:r>
              <w:rPr>
                <w:noProof/>
                <w:webHidden/>
              </w:rPr>
              <w:fldChar w:fldCharType="begin"/>
            </w:r>
            <w:r>
              <w:rPr>
                <w:noProof/>
                <w:webHidden/>
              </w:rPr>
              <w:instrText xml:space="preserve"> PAGEREF _Toc89434091 \h </w:instrText>
            </w:r>
            <w:r>
              <w:rPr>
                <w:noProof/>
                <w:webHidden/>
              </w:rPr>
            </w:r>
          </w:ins>
          <w:r>
            <w:rPr>
              <w:noProof/>
              <w:webHidden/>
            </w:rPr>
            <w:fldChar w:fldCharType="separate"/>
          </w:r>
          <w:ins w:id="76" w:author="John Gallino" w:date="2021-12-03T14:27:00Z">
            <w:r>
              <w:rPr>
                <w:noProof/>
                <w:webHidden/>
              </w:rPr>
              <w:t>33</w:t>
            </w:r>
            <w:r>
              <w:rPr>
                <w:noProof/>
                <w:webHidden/>
              </w:rPr>
              <w:fldChar w:fldCharType="end"/>
            </w:r>
            <w:r w:rsidRPr="00507EF4">
              <w:rPr>
                <w:rStyle w:val="Hyperlink"/>
                <w:noProof/>
              </w:rPr>
              <w:fldChar w:fldCharType="end"/>
            </w:r>
          </w:ins>
        </w:p>
        <w:p w14:paraId="67811AEF" w14:textId="4E8CC340" w:rsidR="00B11F53" w:rsidRDefault="00B11F53">
          <w:pPr>
            <w:pStyle w:val="TOC2"/>
            <w:tabs>
              <w:tab w:val="right" w:leader="dot" w:pos="9350"/>
            </w:tabs>
            <w:rPr>
              <w:ins w:id="77" w:author="John Gallino" w:date="2021-12-03T14:27:00Z"/>
              <w:rFonts w:asciiTheme="minorHAnsi" w:eastAsiaTheme="minorEastAsia" w:hAnsiTheme="minorHAnsi" w:cstheme="minorBidi"/>
              <w:noProof/>
              <w:sz w:val="22"/>
              <w:szCs w:val="22"/>
              <w:lang w:val="en-US"/>
            </w:rPr>
          </w:pPr>
          <w:ins w:id="78" w:author="John Gallino" w:date="2021-12-03T14:27:00Z">
            <w:r w:rsidRPr="00507EF4">
              <w:rPr>
                <w:rStyle w:val="Hyperlink"/>
                <w:noProof/>
              </w:rPr>
              <w:fldChar w:fldCharType="begin"/>
            </w:r>
            <w:r w:rsidRPr="00507EF4">
              <w:rPr>
                <w:rStyle w:val="Hyperlink"/>
                <w:noProof/>
              </w:rPr>
              <w:instrText xml:space="preserve"> </w:instrText>
            </w:r>
            <w:r>
              <w:rPr>
                <w:noProof/>
              </w:rPr>
              <w:instrText>HYPERLINK \l "_Toc89434092"</w:instrText>
            </w:r>
            <w:r w:rsidRPr="00507EF4">
              <w:rPr>
                <w:rStyle w:val="Hyperlink"/>
                <w:noProof/>
              </w:rPr>
              <w:instrText xml:space="preserve"> </w:instrText>
            </w:r>
            <w:r w:rsidRPr="00507EF4">
              <w:rPr>
                <w:rStyle w:val="Hyperlink"/>
                <w:noProof/>
              </w:rPr>
            </w:r>
            <w:r w:rsidRPr="00507EF4">
              <w:rPr>
                <w:rStyle w:val="Hyperlink"/>
                <w:noProof/>
              </w:rPr>
              <w:fldChar w:fldCharType="separate"/>
            </w:r>
            <w:r w:rsidRPr="00507EF4">
              <w:rPr>
                <w:rStyle w:val="Hyperlink"/>
                <w:noProof/>
              </w:rPr>
              <w:t>Appendix I – Installing HyperGix</w:t>
            </w:r>
            <w:r>
              <w:rPr>
                <w:noProof/>
                <w:webHidden/>
              </w:rPr>
              <w:tab/>
            </w:r>
            <w:r>
              <w:rPr>
                <w:noProof/>
                <w:webHidden/>
              </w:rPr>
              <w:fldChar w:fldCharType="begin"/>
            </w:r>
            <w:r>
              <w:rPr>
                <w:noProof/>
                <w:webHidden/>
              </w:rPr>
              <w:instrText xml:space="preserve"> PAGEREF _Toc89434092 \h </w:instrText>
            </w:r>
            <w:r>
              <w:rPr>
                <w:noProof/>
                <w:webHidden/>
              </w:rPr>
            </w:r>
          </w:ins>
          <w:r>
            <w:rPr>
              <w:noProof/>
              <w:webHidden/>
            </w:rPr>
            <w:fldChar w:fldCharType="separate"/>
          </w:r>
          <w:ins w:id="79" w:author="John Gallino" w:date="2021-12-03T14:27:00Z">
            <w:r>
              <w:rPr>
                <w:noProof/>
                <w:webHidden/>
              </w:rPr>
              <w:t>39</w:t>
            </w:r>
            <w:r>
              <w:rPr>
                <w:noProof/>
                <w:webHidden/>
              </w:rPr>
              <w:fldChar w:fldCharType="end"/>
            </w:r>
            <w:r w:rsidRPr="00507EF4">
              <w:rPr>
                <w:rStyle w:val="Hyperlink"/>
                <w:noProof/>
              </w:rPr>
              <w:fldChar w:fldCharType="end"/>
            </w:r>
          </w:ins>
        </w:p>
        <w:p w14:paraId="5EF3261A" w14:textId="21599FD1" w:rsidR="00B11F53" w:rsidRDefault="00B11F53">
          <w:pPr>
            <w:pStyle w:val="TOC2"/>
            <w:tabs>
              <w:tab w:val="right" w:leader="dot" w:pos="9350"/>
            </w:tabs>
            <w:rPr>
              <w:ins w:id="80" w:author="John Gallino" w:date="2021-12-03T14:27:00Z"/>
              <w:rFonts w:asciiTheme="minorHAnsi" w:eastAsiaTheme="minorEastAsia" w:hAnsiTheme="minorHAnsi" w:cstheme="minorBidi"/>
              <w:noProof/>
              <w:sz w:val="22"/>
              <w:szCs w:val="22"/>
              <w:lang w:val="en-US"/>
            </w:rPr>
          </w:pPr>
          <w:ins w:id="81" w:author="John Gallino" w:date="2021-12-03T14:27:00Z">
            <w:r w:rsidRPr="00507EF4">
              <w:rPr>
                <w:rStyle w:val="Hyperlink"/>
                <w:noProof/>
              </w:rPr>
              <w:fldChar w:fldCharType="begin"/>
            </w:r>
            <w:r w:rsidRPr="00507EF4">
              <w:rPr>
                <w:rStyle w:val="Hyperlink"/>
                <w:noProof/>
              </w:rPr>
              <w:instrText xml:space="preserve"> </w:instrText>
            </w:r>
            <w:r>
              <w:rPr>
                <w:noProof/>
              </w:rPr>
              <w:instrText>HYPERLINK \l "_Toc89434093"</w:instrText>
            </w:r>
            <w:r w:rsidRPr="00507EF4">
              <w:rPr>
                <w:rStyle w:val="Hyperlink"/>
                <w:noProof/>
              </w:rPr>
              <w:instrText xml:space="preserve"> </w:instrText>
            </w:r>
            <w:r w:rsidRPr="00507EF4">
              <w:rPr>
                <w:rStyle w:val="Hyperlink"/>
                <w:noProof/>
              </w:rPr>
            </w:r>
            <w:r w:rsidRPr="00507EF4">
              <w:rPr>
                <w:rStyle w:val="Hyperlink"/>
                <w:noProof/>
              </w:rPr>
              <w:fldChar w:fldCharType="separate"/>
            </w:r>
            <w:r w:rsidRPr="00507EF4">
              <w:rPr>
                <w:rStyle w:val="Hyperlink"/>
                <w:noProof/>
              </w:rPr>
              <w:t>Appendix II – Installing GDAL</w:t>
            </w:r>
            <w:r>
              <w:rPr>
                <w:noProof/>
                <w:webHidden/>
              </w:rPr>
              <w:tab/>
            </w:r>
            <w:r>
              <w:rPr>
                <w:noProof/>
                <w:webHidden/>
              </w:rPr>
              <w:fldChar w:fldCharType="begin"/>
            </w:r>
            <w:r>
              <w:rPr>
                <w:noProof/>
                <w:webHidden/>
              </w:rPr>
              <w:instrText xml:space="preserve"> PAGEREF _Toc89434093 \h </w:instrText>
            </w:r>
            <w:r>
              <w:rPr>
                <w:noProof/>
                <w:webHidden/>
              </w:rPr>
            </w:r>
          </w:ins>
          <w:r>
            <w:rPr>
              <w:noProof/>
              <w:webHidden/>
            </w:rPr>
            <w:fldChar w:fldCharType="separate"/>
          </w:r>
          <w:ins w:id="82" w:author="John Gallino" w:date="2021-12-03T14:27:00Z">
            <w:r>
              <w:rPr>
                <w:noProof/>
                <w:webHidden/>
              </w:rPr>
              <w:t>39</w:t>
            </w:r>
            <w:r>
              <w:rPr>
                <w:noProof/>
                <w:webHidden/>
              </w:rPr>
              <w:fldChar w:fldCharType="end"/>
            </w:r>
            <w:r w:rsidRPr="00507EF4">
              <w:rPr>
                <w:rStyle w:val="Hyperlink"/>
                <w:noProof/>
              </w:rPr>
              <w:fldChar w:fldCharType="end"/>
            </w:r>
          </w:ins>
        </w:p>
        <w:p w14:paraId="3109A723" w14:textId="7DC7B20D" w:rsidR="00B11F53" w:rsidRDefault="00B11F53">
          <w:pPr>
            <w:pStyle w:val="TOC2"/>
            <w:tabs>
              <w:tab w:val="right" w:leader="dot" w:pos="9350"/>
            </w:tabs>
            <w:rPr>
              <w:ins w:id="83" w:author="John Gallino" w:date="2021-12-03T14:27:00Z"/>
              <w:rFonts w:asciiTheme="minorHAnsi" w:eastAsiaTheme="minorEastAsia" w:hAnsiTheme="minorHAnsi" w:cstheme="minorBidi"/>
              <w:noProof/>
              <w:sz w:val="22"/>
              <w:szCs w:val="22"/>
              <w:lang w:val="en-US"/>
            </w:rPr>
          </w:pPr>
          <w:ins w:id="84" w:author="John Gallino" w:date="2021-12-03T14:27:00Z">
            <w:r w:rsidRPr="00507EF4">
              <w:rPr>
                <w:rStyle w:val="Hyperlink"/>
                <w:noProof/>
              </w:rPr>
              <w:fldChar w:fldCharType="begin"/>
            </w:r>
            <w:r w:rsidRPr="00507EF4">
              <w:rPr>
                <w:rStyle w:val="Hyperlink"/>
                <w:noProof/>
              </w:rPr>
              <w:instrText xml:space="preserve"> </w:instrText>
            </w:r>
            <w:r>
              <w:rPr>
                <w:noProof/>
              </w:rPr>
              <w:instrText>HYPERLINK \l "_Toc89434094"</w:instrText>
            </w:r>
            <w:r w:rsidRPr="00507EF4">
              <w:rPr>
                <w:rStyle w:val="Hyperlink"/>
                <w:noProof/>
              </w:rPr>
              <w:instrText xml:space="preserve"> </w:instrText>
            </w:r>
            <w:r w:rsidRPr="00507EF4">
              <w:rPr>
                <w:rStyle w:val="Hyperlink"/>
                <w:noProof/>
              </w:rPr>
            </w:r>
            <w:r w:rsidRPr="00507EF4">
              <w:rPr>
                <w:rStyle w:val="Hyperlink"/>
                <w:noProof/>
              </w:rPr>
              <w:fldChar w:fldCharType="separate"/>
            </w:r>
            <w:r w:rsidRPr="00507EF4">
              <w:rPr>
                <w:rStyle w:val="Hyperlink"/>
                <w:noProof/>
              </w:rPr>
              <w:t>Appendix III – HyperGix Source Code</w:t>
            </w:r>
            <w:r>
              <w:rPr>
                <w:noProof/>
                <w:webHidden/>
              </w:rPr>
              <w:tab/>
            </w:r>
            <w:r>
              <w:rPr>
                <w:noProof/>
                <w:webHidden/>
              </w:rPr>
              <w:fldChar w:fldCharType="begin"/>
            </w:r>
            <w:r>
              <w:rPr>
                <w:noProof/>
                <w:webHidden/>
              </w:rPr>
              <w:instrText xml:space="preserve"> PAGEREF _Toc89434094 \h </w:instrText>
            </w:r>
            <w:r>
              <w:rPr>
                <w:noProof/>
                <w:webHidden/>
              </w:rPr>
            </w:r>
          </w:ins>
          <w:r>
            <w:rPr>
              <w:noProof/>
              <w:webHidden/>
            </w:rPr>
            <w:fldChar w:fldCharType="separate"/>
          </w:r>
          <w:ins w:id="85" w:author="John Gallino" w:date="2021-12-03T14:27:00Z">
            <w:r>
              <w:rPr>
                <w:noProof/>
                <w:webHidden/>
              </w:rPr>
              <w:t>39</w:t>
            </w:r>
            <w:r>
              <w:rPr>
                <w:noProof/>
                <w:webHidden/>
              </w:rPr>
              <w:fldChar w:fldCharType="end"/>
            </w:r>
            <w:r w:rsidRPr="00507EF4">
              <w:rPr>
                <w:rStyle w:val="Hyperlink"/>
                <w:noProof/>
              </w:rPr>
              <w:fldChar w:fldCharType="end"/>
            </w:r>
          </w:ins>
        </w:p>
        <w:p w14:paraId="03752EC4" w14:textId="5A5DAE93" w:rsidR="00C07659" w:rsidDel="00B11F53" w:rsidRDefault="00C07659" w:rsidP="003C0662">
          <w:pPr>
            <w:pStyle w:val="TOC1"/>
            <w:rPr>
              <w:del w:id="86" w:author="John Gallino" w:date="2021-12-03T14:27:00Z"/>
              <w:noProof/>
            </w:rPr>
          </w:pPr>
          <w:del w:id="87" w:author="John Gallino" w:date="2021-12-03T14:27:00Z">
            <w:r w:rsidRPr="00B11F53" w:rsidDel="00B11F53">
              <w:rPr>
                <w:noProof/>
                <w:rPrChange w:id="88" w:author="John Gallino" w:date="2021-12-03T14:27:00Z">
                  <w:rPr>
                    <w:rStyle w:val="Hyperlink"/>
                    <w:noProof/>
                  </w:rPr>
                </w:rPrChange>
              </w:rPr>
              <w:delText>Abstract</w:delText>
            </w:r>
            <w:r w:rsidDel="00B11F53">
              <w:rPr>
                <w:noProof/>
                <w:webHidden/>
              </w:rPr>
              <w:tab/>
              <w:delText>2</w:delText>
            </w:r>
          </w:del>
        </w:p>
        <w:p w14:paraId="4468C901" w14:textId="01DEA549" w:rsidR="00C07659" w:rsidDel="00B11F53" w:rsidRDefault="00C07659" w:rsidP="003C0662">
          <w:pPr>
            <w:pStyle w:val="TOC1"/>
            <w:rPr>
              <w:del w:id="89" w:author="John Gallino" w:date="2021-12-03T14:27:00Z"/>
              <w:noProof/>
            </w:rPr>
          </w:pPr>
          <w:del w:id="90" w:author="John Gallino" w:date="2021-12-03T14:27:00Z">
            <w:r w:rsidRPr="00B11F53" w:rsidDel="00B11F53">
              <w:rPr>
                <w:noProof/>
                <w:rPrChange w:id="91" w:author="John Gallino" w:date="2021-12-03T14:27:00Z">
                  <w:rPr>
                    <w:rStyle w:val="Hyperlink"/>
                    <w:noProof/>
                  </w:rPr>
                </w:rPrChange>
              </w:rPr>
              <w:delText>List of Figures</w:delText>
            </w:r>
            <w:r w:rsidDel="00B11F53">
              <w:rPr>
                <w:noProof/>
                <w:webHidden/>
              </w:rPr>
              <w:tab/>
              <w:delText>5</w:delText>
            </w:r>
          </w:del>
        </w:p>
        <w:p w14:paraId="01725571" w14:textId="648FD4B2" w:rsidR="00C07659" w:rsidDel="00B11F53" w:rsidRDefault="00C07659" w:rsidP="003C0662">
          <w:pPr>
            <w:pStyle w:val="TOC1"/>
            <w:rPr>
              <w:del w:id="92" w:author="John Gallino" w:date="2021-12-03T14:27:00Z"/>
              <w:noProof/>
            </w:rPr>
          </w:pPr>
          <w:del w:id="93" w:author="John Gallino" w:date="2021-12-03T14:27:00Z">
            <w:r w:rsidRPr="00B11F53" w:rsidDel="00B11F53">
              <w:rPr>
                <w:noProof/>
                <w:rPrChange w:id="94" w:author="John Gallino" w:date="2021-12-03T14:27:00Z">
                  <w:rPr>
                    <w:rStyle w:val="Hyperlink"/>
                    <w:noProof/>
                  </w:rPr>
                </w:rPrChange>
              </w:rPr>
              <w:delText>1.</w:delText>
            </w:r>
            <w:r w:rsidDel="00B11F53">
              <w:rPr>
                <w:noProof/>
              </w:rPr>
              <w:tab/>
            </w:r>
            <w:r w:rsidRPr="00B11F53" w:rsidDel="00B11F53">
              <w:rPr>
                <w:noProof/>
                <w:rPrChange w:id="95" w:author="John Gallino" w:date="2021-12-03T14:27:00Z">
                  <w:rPr>
                    <w:rStyle w:val="Hyperlink"/>
                    <w:noProof/>
                  </w:rPr>
                </w:rPrChange>
              </w:rPr>
              <w:delText>Introduction</w:delText>
            </w:r>
            <w:r w:rsidDel="00B11F53">
              <w:rPr>
                <w:noProof/>
                <w:webHidden/>
              </w:rPr>
              <w:tab/>
              <w:delText>6</w:delText>
            </w:r>
          </w:del>
        </w:p>
        <w:p w14:paraId="1A446FD3" w14:textId="30FAFDFC" w:rsidR="00C07659" w:rsidDel="00B11F53" w:rsidRDefault="00C07659">
          <w:pPr>
            <w:pStyle w:val="TOC2"/>
            <w:tabs>
              <w:tab w:val="right" w:leader="dot" w:pos="9350"/>
            </w:tabs>
            <w:rPr>
              <w:del w:id="96" w:author="John Gallino" w:date="2021-12-03T14:27:00Z"/>
              <w:noProof/>
            </w:rPr>
          </w:pPr>
          <w:del w:id="97" w:author="John Gallino" w:date="2021-12-03T14:27:00Z">
            <w:r w:rsidRPr="00B11F53" w:rsidDel="00B11F53">
              <w:rPr>
                <w:noProof/>
                <w:rPrChange w:id="98" w:author="John Gallino" w:date="2021-12-03T14:27:00Z">
                  <w:rPr>
                    <w:rStyle w:val="Hyperlink"/>
                    <w:noProof/>
                  </w:rPr>
                </w:rPrChange>
              </w:rPr>
              <w:delText>Obstacles in Hyperspectral Imaging</w:delText>
            </w:r>
            <w:r w:rsidDel="00B11F53">
              <w:rPr>
                <w:noProof/>
                <w:webHidden/>
              </w:rPr>
              <w:tab/>
              <w:delText>7</w:delText>
            </w:r>
          </w:del>
        </w:p>
        <w:p w14:paraId="4E82A5BA" w14:textId="7ECD77CF" w:rsidR="00C07659" w:rsidDel="00B11F53" w:rsidRDefault="00C07659" w:rsidP="003C0662">
          <w:pPr>
            <w:pStyle w:val="TOC1"/>
            <w:rPr>
              <w:del w:id="99" w:author="John Gallino" w:date="2021-12-03T14:27:00Z"/>
              <w:noProof/>
            </w:rPr>
          </w:pPr>
          <w:del w:id="100" w:author="John Gallino" w:date="2021-12-03T14:27:00Z">
            <w:r w:rsidRPr="00B11F53" w:rsidDel="00B11F53">
              <w:rPr>
                <w:noProof/>
                <w:rPrChange w:id="101" w:author="John Gallino" w:date="2021-12-03T14:27:00Z">
                  <w:rPr>
                    <w:rStyle w:val="Hyperlink"/>
                    <w:noProof/>
                  </w:rPr>
                </w:rPrChange>
              </w:rPr>
              <w:delText>Hyperspectral Data Processing Software</w:delText>
            </w:r>
            <w:r w:rsidDel="00B11F53">
              <w:rPr>
                <w:noProof/>
                <w:webHidden/>
              </w:rPr>
              <w:tab/>
              <w:delText>10</w:delText>
            </w:r>
          </w:del>
        </w:p>
        <w:p w14:paraId="051CBF22" w14:textId="38C1E8EC" w:rsidR="00C07659" w:rsidDel="00B11F53" w:rsidRDefault="00C07659">
          <w:pPr>
            <w:pStyle w:val="TOC2"/>
            <w:tabs>
              <w:tab w:val="right" w:leader="dot" w:pos="9350"/>
            </w:tabs>
            <w:rPr>
              <w:del w:id="102" w:author="John Gallino" w:date="2021-12-03T14:27:00Z"/>
              <w:noProof/>
            </w:rPr>
          </w:pPr>
          <w:del w:id="103" w:author="John Gallino" w:date="2021-12-03T14:27:00Z">
            <w:r w:rsidRPr="00B11F53" w:rsidDel="00B11F53">
              <w:rPr>
                <w:noProof/>
                <w:rPrChange w:id="104" w:author="John Gallino" w:date="2021-12-03T14:27:00Z">
                  <w:rPr>
                    <w:rStyle w:val="Hyperlink"/>
                    <w:noProof/>
                  </w:rPr>
                </w:rPrChange>
              </w:rPr>
              <w:delText>Current State of Hyperspectral Satellite Imaging</w:delText>
            </w:r>
            <w:r w:rsidDel="00B11F53">
              <w:rPr>
                <w:noProof/>
                <w:webHidden/>
              </w:rPr>
              <w:tab/>
              <w:delText>11</w:delText>
            </w:r>
          </w:del>
        </w:p>
        <w:p w14:paraId="3ADD1C05" w14:textId="12D5B2B1" w:rsidR="00C07659" w:rsidDel="00B11F53" w:rsidRDefault="00C07659" w:rsidP="003C0662">
          <w:pPr>
            <w:pStyle w:val="TOC1"/>
            <w:rPr>
              <w:del w:id="105" w:author="John Gallino" w:date="2021-12-03T14:27:00Z"/>
              <w:noProof/>
            </w:rPr>
          </w:pPr>
          <w:del w:id="106" w:author="John Gallino" w:date="2021-12-03T14:27:00Z">
            <w:r w:rsidRPr="00B11F53" w:rsidDel="00B11F53">
              <w:rPr>
                <w:noProof/>
                <w:rPrChange w:id="107" w:author="John Gallino" w:date="2021-12-03T14:27:00Z">
                  <w:rPr>
                    <w:rStyle w:val="Hyperlink"/>
                    <w:noProof/>
                  </w:rPr>
                </w:rPrChange>
              </w:rPr>
              <w:delText>2.</w:delText>
            </w:r>
            <w:r w:rsidDel="00B11F53">
              <w:rPr>
                <w:noProof/>
              </w:rPr>
              <w:tab/>
            </w:r>
            <w:r w:rsidRPr="00B11F53" w:rsidDel="00B11F53">
              <w:rPr>
                <w:noProof/>
                <w:rPrChange w:id="108" w:author="John Gallino" w:date="2021-12-03T14:27:00Z">
                  <w:rPr>
                    <w:rStyle w:val="Hyperlink"/>
                    <w:noProof/>
                  </w:rPr>
                </w:rPrChange>
              </w:rPr>
              <w:delText>HyperGix Overview</w:delText>
            </w:r>
            <w:r w:rsidDel="00B11F53">
              <w:rPr>
                <w:noProof/>
                <w:webHidden/>
              </w:rPr>
              <w:tab/>
              <w:delText>12</w:delText>
            </w:r>
          </w:del>
        </w:p>
        <w:p w14:paraId="4F88CD26" w14:textId="3FF04FDB" w:rsidR="00C07659" w:rsidDel="00B11F53" w:rsidRDefault="00C07659" w:rsidP="003C0662">
          <w:pPr>
            <w:pStyle w:val="TOC1"/>
            <w:rPr>
              <w:del w:id="109" w:author="John Gallino" w:date="2021-12-03T14:27:00Z"/>
              <w:noProof/>
            </w:rPr>
          </w:pPr>
          <w:del w:id="110" w:author="John Gallino" w:date="2021-12-03T14:27:00Z">
            <w:r w:rsidRPr="00B11F53" w:rsidDel="00B11F53">
              <w:rPr>
                <w:noProof/>
                <w:rPrChange w:id="111" w:author="John Gallino" w:date="2021-12-03T14:27:00Z">
                  <w:rPr>
                    <w:rStyle w:val="Hyperlink"/>
                    <w:noProof/>
                  </w:rPr>
                </w:rPrChange>
              </w:rPr>
              <w:delText>3.</w:delText>
            </w:r>
            <w:r w:rsidDel="00B11F53">
              <w:rPr>
                <w:noProof/>
              </w:rPr>
              <w:tab/>
            </w:r>
            <w:r w:rsidRPr="00B11F53" w:rsidDel="00B11F53">
              <w:rPr>
                <w:noProof/>
                <w:rPrChange w:id="112" w:author="John Gallino" w:date="2021-12-03T14:27:00Z">
                  <w:rPr>
                    <w:rStyle w:val="Hyperlink"/>
                    <w:noProof/>
                  </w:rPr>
                </w:rPrChange>
              </w:rPr>
              <w:delText>HyperGix System Requirements</w:delText>
            </w:r>
            <w:r w:rsidDel="00B11F53">
              <w:rPr>
                <w:noProof/>
                <w:webHidden/>
              </w:rPr>
              <w:tab/>
              <w:delText>13</w:delText>
            </w:r>
          </w:del>
        </w:p>
        <w:p w14:paraId="4E3302C5" w14:textId="25028D70" w:rsidR="00C07659" w:rsidDel="00B11F53" w:rsidRDefault="00C07659" w:rsidP="003C0662">
          <w:pPr>
            <w:pStyle w:val="TOC1"/>
            <w:rPr>
              <w:del w:id="113" w:author="John Gallino" w:date="2021-12-03T14:27:00Z"/>
              <w:noProof/>
            </w:rPr>
          </w:pPr>
          <w:del w:id="114" w:author="John Gallino" w:date="2021-12-03T14:27:00Z">
            <w:r w:rsidRPr="00B11F53" w:rsidDel="00B11F53">
              <w:rPr>
                <w:noProof/>
                <w:rPrChange w:id="115" w:author="John Gallino" w:date="2021-12-03T14:27:00Z">
                  <w:rPr>
                    <w:rStyle w:val="Hyperlink"/>
                    <w:noProof/>
                  </w:rPr>
                </w:rPrChange>
              </w:rPr>
              <w:delText>4.</w:delText>
            </w:r>
            <w:r w:rsidDel="00B11F53">
              <w:rPr>
                <w:noProof/>
              </w:rPr>
              <w:tab/>
            </w:r>
            <w:r w:rsidRPr="00B11F53" w:rsidDel="00B11F53">
              <w:rPr>
                <w:noProof/>
                <w:rPrChange w:id="116" w:author="John Gallino" w:date="2021-12-03T14:27:00Z">
                  <w:rPr>
                    <w:rStyle w:val="Hyperlink"/>
                    <w:noProof/>
                  </w:rPr>
                </w:rPrChange>
              </w:rPr>
              <w:delText>HyperGix Design and Structure</w:delText>
            </w:r>
            <w:r w:rsidDel="00B11F53">
              <w:rPr>
                <w:noProof/>
                <w:webHidden/>
              </w:rPr>
              <w:tab/>
              <w:delText>14</w:delText>
            </w:r>
          </w:del>
        </w:p>
        <w:p w14:paraId="15FE22D9" w14:textId="171865E5" w:rsidR="00C07659" w:rsidDel="00B11F53" w:rsidRDefault="00C07659">
          <w:pPr>
            <w:pStyle w:val="TOC2"/>
            <w:tabs>
              <w:tab w:val="right" w:leader="dot" w:pos="9350"/>
            </w:tabs>
            <w:rPr>
              <w:del w:id="117" w:author="John Gallino" w:date="2021-12-03T14:27:00Z"/>
              <w:noProof/>
            </w:rPr>
          </w:pPr>
          <w:del w:id="118" w:author="John Gallino" w:date="2021-12-03T14:27:00Z">
            <w:r w:rsidRPr="00B11F53" w:rsidDel="00B11F53">
              <w:rPr>
                <w:noProof/>
                <w:rPrChange w:id="119" w:author="John Gallino" w:date="2021-12-03T14:27:00Z">
                  <w:rPr>
                    <w:rStyle w:val="Hyperlink"/>
                    <w:noProof/>
                  </w:rPr>
                </w:rPrChange>
              </w:rPr>
              <w:delText>4.1 Module System</w:delText>
            </w:r>
            <w:r w:rsidDel="00B11F53">
              <w:rPr>
                <w:noProof/>
                <w:webHidden/>
              </w:rPr>
              <w:tab/>
              <w:delText>14</w:delText>
            </w:r>
          </w:del>
        </w:p>
        <w:p w14:paraId="518BAC28" w14:textId="16C117BD" w:rsidR="00C07659" w:rsidDel="00B11F53" w:rsidRDefault="00C07659" w:rsidP="00477213">
          <w:pPr>
            <w:pStyle w:val="TOC3"/>
            <w:rPr>
              <w:del w:id="120" w:author="John Gallino" w:date="2021-12-03T14:27:00Z"/>
              <w:noProof/>
            </w:rPr>
          </w:pPr>
          <w:del w:id="121" w:author="John Gallino" w:date="2021-12-03T14:27:00Z">
            <w:r w:rsidRPr="00B11F53" w:rsidDel="00B11F53">
              <w:rPr>
                <w:noProof/>
                <w:rPrChange w:id="122" w:author="John Gallino" w:date="2021-12-03T14:27:00Z">
                  <w:rPr>
                    <w:rStyle w:val="Hyperlink"/>
                    <w:noProof/>
                  </w:rPr>
                </w:rPrChange>
              </w:rPr>
              <w:delText>Image Viewer</w:delText>
            </w:r>
            <w:r w:rsidDel="00B11F53">
              <w:rPr>
                <w:noProof/>
                <w:webHidden/>
              </w:rPr>
              <w:tab/>
              <w:delText>15</w:delText>
            </w:r>
          </w:del>
        </w:p>
        <w:p w14:paraId="765865C0" w14:textId="21D67373" w:rsidR="00C07659" w:rsidDel="00B11F53" w:rsidRDefault="00C07659" w:rsidP="00477213">
          <w:pPr>
            <w:pStyle w:val="TOC3"/>
            <w:rPr>
              <w:del w:id="123" w:author="John Gallino" w:date="2021-12-03T14:27:00Z"/>
              <w:noProof/>
            </w:rPr>
          </w:pPr>
          <w:del w:id="124" w:author="John Gallino" w:date="2021-12-03T14:27:00Z">
            <w:r w:rsidRPr="00B11F53" w:rsidDel="00B11F53">
              <w:rPr>
                <w:noProof/>
                <w:rPrChange w:id="125" w:author="John Gallino" w:date="2021-12-03T14:27:00Z">
                  <w:rPr>
                    <w:rStyle w:val="Hyperlink"/>
                    <w:noProof/>
                  </w:rPr>
                </w:rPrChange>
              </w:rPr>
              <w:delText>Spectra Manager</w:delText>
            </w:r>
            <w:r w:rsidDel="00B11F53">
              <w:rPr>
                <w:noProof/>
                <w:webHidden/>
              </w:rPr>
              <w:tab/>
              <w:delText>19</w:delText>
            </w:r>
          </w:del>
        </w:p>
        <w:p w14:paraId="3844742E" w14:textId="39B05233" w:rsidR="00C07659" w:rsidDel="00B11F53" w:rsidRDefault="00C07659" w:rsidP="00477213">
          <w:pPr>
            <w:pStyle w:val="TOC3"/>
            <w:rPr>
              <w:del w:id="126" w:author="John Gallino" w:date="2021-12-03T14:27:00Z"/>
              <w:noProof/>
            </w:rPr>
          </w:pPr>
          <w:del w:id="127" w:author="John Gallino" w:date="2021-12-03T14:27:00Z">
            <w:r w:rsidRPr="00B11F53" w:rsidDel="00B11F53">
              <w:rPr>
                <w:noProof/>
                <w:rPrChange w:id="128" w:author="John Gallino" w:date="2021-12-03T14:27:00Z">
                  <w:rPr>
                    <w:rStyle w:val="Hyperlink"/>
                    <w:noProof/>
                  </w:rPr>
                </w:rPrChange>
              </w:rPr>
              <w:delText>USGS Search</w:delText>
            </w:r>
            <w:r w:rsidDel="00B11F53">
              <w:rPr>
                <w:noProof/>
                <w:webHidden/>
              </w:rPr>
              <w:tab/>
              <w:delText>21</w:delText>
            </w:r>
          </w:del>
        </w:p>
        <w:p w14:paraId="3529E540" w14:textId="2560D3CF" w:rsidR="00C07659" w:rsidDel="00B11F53" w:rsidRDefault="00C07659">
          <w:pPr>
            <w:pStyle w:val="TOC2"/>
            <w:tabs>
              <w:tab w:val="right" w:leader="dot" w:pos="9350"/>
            </w:tabs>
            <w:rPr>
              <w:del w:id="129" w:author="John Gallino" w:date="2021-12-03T14:27:00Z"/>
              <w:noProof/>
            </w:rPr>
          </w:pPr>
          <w:del w:id="130" w:author="John Gallino" w:date="2021-12-03T14:27:00Z">
            <w:r w:rsidRPr="00B11F53" w:rsidDel="00B11F53">
              <w:rPr>
                <w:noProof/>
                <w:rPrChange w:id="131" w:author="John Gallino" w:date="2021-12-03T14:27:00Z">
                  <w:rPr>
                    <w:rStyle w:val="Hyperlink"/>
                    <w:noProof/>
                  </w:rPr>
                </w:rPrChange>
              </w:rPr>
              <w:delText>4.2   SQLite Database</w:delText>
            </w:r>
            <w:r w:rsidDel="00B11F53">
              <w:rPr>
                <w:noProof/>
                <w:webHidden/>
              </w:rPr>
              <w:tab/>
              <w:delText>23</w:delText>
            </w:r>
          </w:del>
        </w:p>
        <w:p w14:paraId="234C883E" w14:textId="68DA3CB0" w:rsidR="00C07659" w:rsidDel="00B11F53" w:rsidRDefault="00C07659" w:rsidP="00477213">
          <w:pPr>
            <w:pStyle w:val="TOC3"/>
            <w:rPr>
              <w:del w:id="132" w:author="John Gallino" w:date="2021-12-03T14:27:00Z"/>
              <w:noProof/>
            </w:rPr>
          </w:pPr>
          <w:del w:id="133" w:author="John Gallino" w:date="2021-12-03T14:27:00Z">
            <w:r w:rsidRPr="00B11F53" w:rsidDel="00B11F53">
              <w:rPr>
                <w:noProof/>
                <w:rPrChange w:id="134" w:author="John Gallino" w:date="2021-12-03T14:27:00Z">
                  <w:rPr>
                    <w:rStyle w:val="Hyperlink"/>
                    <w:noProof/>
                  </w:rPr>
                </w:rPrChange>
              </w:rPr>
              <w:delText>Table Schemas</w:delText>
            </w:r>
            <w:r w:rsidDel="00B11F53">
              <w:rPr>
                <w:noProof/>
                <w:webHidden/>
              </w:rPr>
              <w:tab/>
              <w:delText>23</w:delText>
            </w:r>
          </w:del>
        </w:p>
        <w:p w14:paraId="4A136AA5" w14:textId="3DFDD15E" w:rsidR="00C07659" w:rsidDel="00B11F53" w:rsidRDefault="00C07659" w:rsidP="003C0662">
          <w:pPr>
            <w:pStyle w:val="TOC1"/>
            <w:rPr>
              <w:del w:id="135" w:author="John Gallino" w:date="2021-12-03T14:27:00Z"/>
              <w:noProof/>
            </w:rPr>
          </w:pPr>
          <w:del w:id="136" w:author="John Gallino" w:date="2021-12-03T14:27:00Z">
            <w:r w:rsidRPr="00B11F53" w:rsidDel="00B11F53">
              <w:rPr>
                <w:noProof/>
                <w:rPrChange w:id="137" w:author="John Gallino" w:date="2021-12-03T14:27:00Z">
                  <w:rPr>
                    <w:rStyle w:val="Hyperlink"/>
                    <w:noProof/>
                  </w:rPr>
                </w:rPrChange>
              </w:rPr>
              <w:delText>5.</w:delText>
            </w:r>
            <w:r w:rsidDel="00B11F53">
              <w:rPr>
                <w:noProof/>
              </w:rPr>
              <w:tab/>
            </w:r>
            <w:r w:rsidRPr="00B11F53" w:rsidDel="00B11F53">
              <w:rPr>
                <w:noProof/>
                <w:rPrChange w:id="138" w:author="John Gallino" w:date="2021-12-03T14:27:00Z">
                  <w:rPr>
                    <w:rStyle w:val="Hyperlink"/>
                    <w:noProof/>
                  </w:rPr>
                </w:rPrChange>
              </w:rPr>
              <w:delText>Code Structure Details</w:delText>
            </w:r>
            <w:r w:rsidDel="00B11F53">
              <w:rPr>
                <w:noProof/>
                <w:webHidden/>
              </w:rPr>
              <w:tab/>
              <w:delText>25</w:delText>
            </w:r>
          </w:del>
        </w:p>
        <w:p w14:paraId="65EF17A7" w14:textId="686D0CDA" w:rsidR="00C07659" w:rsidDel="00B11F53" w:rsidRDefault="00C07659">
          <w:pPr>
            <w:pStyle w:val="TOC2"/>
            <w:tabs>
              <w:tab w:val="right" w:leader="dot" w:pos="9350"/>
            </w:tabs>
            <w:rPr>
              <w:del w:id="139" w:author="John Gallino" w:date="2021-12-03T14:27:00Z"/>
              <w:noProof/>
            </w:rPr>
          </w:pPr>
          <w:del w:id="140" w:author="John Gallino" w:date="2021-12-03T14:27:00Z">
            <w:r w:rsidRPr="00B11F53" w:rsidDel="00B11F53">
              <w:rPr>
                <w:noProof/>
                <w:rPrChange w:id="141" w:author="John Gallino" w:date="2021-12-03T14:27:00Z">
                  <w:rPr>
                    <w:rStyle w:val="Hyperlink"/>
                    <w:noProof/>
                  </w:rPr>
                </w:rPrChange>
              </w:rPr>
              <w:delText>5.1 Subclassed Classes within qViewer</w:delText>
            </w:r>
            <w:r w:rsidDel="00B11F53">
              <w:rPr>
                <w:noProof/>
                <w:webHidden/>
              </w:rPr>
              <w:tab/>
              <w:delText>25</w:delText>
            </w:r>
          </w:del>
        </w:p>
        <w:p w14:paraId="206B4819" w14:textId="26EEC113" w:rsidR="00C07659" w:rsidDel="00B11F53" w:rsidRDefault="00C07659">
          <w:pPr>
            <w:pStyle w:val="TOC2"/>
            <w:tabs>
              <w:tab w:val="right" w:leader="dot" w:pos="9350"/>
            </w:tabs>
            <w:rPr>
              <w:del w:id="142" w:author="John Gallino" w:date="2021-12-03T14:27:00Z"/>
              <w:noProof/>
            </w:rPr>
          </w:pPr>
          <w:del w:id="143" w:author="John Gallino" w:date="2021-12-03T14:27:00Z">
            <w:r w:rsidRPr="00B11F53" w:rsidDel="00B11F53">
              <w:rPr>
                <w:noProof/>
                <w:rPrChange w:id="144" w:author="John Gallino" w:date="2021-12-03T14:27:00Z">
                  <w:rPr>
                    <w:rStyle w:val="Hyperlink"/>
                    <w:noProof/>
                  </w:rPr>
                </w:rPrChange>
              </w:rPr>
              <w:delText>5.2 Use of Signals and Slots</w:delText>
            </w:r>
            <w:r w:rsidDel="00B11F53">
              <w:rPr>
                <w:noProof/>
                <w:webHidden/>
              </w:rPr>
              <w:tab/>
              <w:delText>26</w:delText>
            </w:r>
          </w:del>
        </w:p>
        <w:p w14:paraId="4EB9A62C" w14:textId="02364B63" w:rsidR="00C07659" w:rsidDel="00B11F53" w:rsidRDefault="00C07659">
          <w:pPr>
            <w:pStyle w:val="TOC2"/>
            <w:tabs>
              <w:tab w:val="right" w:leader="dot" w:pos="9350"/>
            </w:tabs>
            <w:rPr>
              <w:del w:id="145" w:author="John Gallino" w:date="2021-12-03T14:27:00Z"/>
              <w:noProof/>
            </w:rPr>
          </w:pPr>
          <w:del w:id="146" w:author="John Gallino" w:date="2021-12-03T14:27:00Z">
            <w:r w:rsidRPr="00B11F53" w:rsidDel="00B11F53">
              <w:rPr>
                <w:noProof/>
                <w:rPrChange w:id="147" w:author="John Gallino" w:date="2021-12-03T14:27:00Z">
                  <w:rPr>
                    <w:rStyle w:val="Hyperlink"/>
                    <w:noProof/>
                  </w:rPr>
                </w:rPrChange>
              </w:rPr>
              <w:delText>5.3 Worker Classes</w:delText>
            </w:r>
            <w:r w:rsidDel="00B11F53">
              <w:rPr>
                <w:noProof/>
                <w:webHidden/>
              </w:rPr>
              <w:tab/>
              <w:delText>27</w:delText>
            </w:r>
          </w:del>
        </w:p>
        <w:p w14:paraId="4328BD93" w14:textId="27C34179" w:rsidR="00C07659" w:rsidDel="00B11F53" w:rsidRDefault="00C07659">
          <w:pPr>
            <w:pStyle w:val="TOC2"/>
            <w:tabs>
              <w:tab w:val="right" w:leader="dot" w:pos="9350"/>
            </w:tabs>
            <w:rPr>
              <w:del w:id="148" w:author="John Gallino" w:date="2021-12-03T14:27:00Z"/>
              <w:noProof/>
            </w:rPr>
          </w:pPr>
          <w:del w:id="149" w:author="John Gallino" w:date="2021-12-03T14:27:00Z">
            <w:r w:rsidRPr="00B11F53" w:rsidDel="00B11F53">
              <w:rPr>
                <w:noProof/>
                <w:rPrChange w:id="150" w:author="John Gallino" w:date="2021-12-03T14:27:00Z">
                  <w:rPr>
                    <w:rStyle w:val="Hyperlink"/>
                    <w:noProof/>
                  </w:rPr>
                </w:rPrChange>
              </w:rPr>
              <w:delText>5.4 Creating Custom Material Classes</w:delText>
            </w:r>
            <w:r w:rsidDel="00B11F53">
              <w:rPr>
                <w:noProof/>
                <w:webHidden/>
              </w:rPr>
              <w:tab/>
              <w:delText>28</w:delText>
            </w:r>
          </w:del>
        </w:p>
        <w:p w14:paraId="0CFD9735" w14:textId="6D40E8C4" w:rsidR="00C07659" w:rsidDel="00B11F53" w:rsidRDefault="00C07659">
          <w:pPr>
            <w:pStyle w:val="TOC2"/>
            <w:tabs>
              <w:tab w:val="right" w:leader="dot" w:pos="9350"/>
            </w:tabs>
            <w:rPr>
              <w:del w:id="151" w:author="John Gallino" w:date="2021-12-03T14:27:00Z"/>
              <w:noProof/>
            </w:rPr>
          </w:pPr>
          <w:del w:id="152" w:author="John Gallino" w:date="2021-12-03T14:27:00Z">
            <w:r w:rsidRPr="00B11F53" w:rsidDel="00B11F53">
              <w:rPr>
                <w:noProof/>
                <w:rPrChange w:id="153" w:author="John Gallino" w:date="2021-12-03T14:27:00Z">
                  <w:rPr>
                    <w:rStyle w:val="Hyperlink"/>
                    <w:noProof/>
                  </w:rPr>
                </w:rPrChange>
              </w:rPr>
              <w:delText>5.5 Pixel Classification</w:delText>
            </w:r>
            <w:r w:rsidDel="00B11F53">
              <w:rPr>
                <w:noProof/>
                <w:webHidden/>
              </w:rPr>
              <w:tab/>
              <w:delText>29</w:delText>
            </w:r>
          </w:del>
        </w:p>
        <w:p w14:paraId="779E87D2" w14:textId="3906994E" w:rsidR="00C07659" w:rsidDel="00B11F53" w:rsidRDefault="00C07659" w:rsidP="003C0662">
          <w:pPr>
            <w:pStyle w:val="TOC1"/>
            <w:rPr>
              <w:del w:id="154" w:author="John Gallino" w:date="2021-12-03T14:27:00Z"/>
              <w:noProof/>
            </w:rPr>
          </w:pPr>
          <w:del w:id="155" w:author="John Gallino" w:date="2021-12-03T14:27:00Z">
            <w:r w:rsidRPr="00B11F53" w:rsidDel="00B11F53">
              <w:rPr>
                <w:noProof/>
                <w:rPrChange w:id="156" w:author="John Gallino" w:date="2021-12-03T14:27:00Z">
                  <w:rPr>
                    <w:rStyle w:val="Hyperlink"/>
                    <w:noProof/>
                  </w:rPr>
                </w:rPrChange>
              </w:rPr>
              <w:delText>6.</w:delText>
            </w:r>
            <w:r w:rsidDel="00B11F53">
              <w:rPr>
                <w:noProof/>
              </w:rPr>
              <w:tab/>
            </w:r>
            <w:r w:rsidRPr="00B11F53" w:rsidDel="00B11F53">
              <w:rPr>
                <w:noProof/>
                <w:rPrChange w:id="157" w:author="John Gallino" w:date="2021-12-03T14:27:00Z">
                  <w:rPr>
                    <w:rStyle w:val="Hyperlink"/>
                    <w:noProof/>
                  </w:rPr>
                </w:rPrChange>
              </w:rPr>
              <w:delText>Conclusions and Future Work</w:delText>
            </w:r>
            <w:r w:rsidDel="00B11F53">
              <w:rPr>
                <w:noProof/>
                <w:webHidden/>
              </w:rPr>
              <w:tab/>
              <w:delText>30</w:delText>
            </w:r>
          </w:del>
        </w:p>
        <w:p w14:paraId="17CD6CA4" w14:textId="3630486D" w:rsidR="00C07659" w:rsidDel="00B11F53" w:rsidRDefault="00C07659">
          <w:pPr>
            <w:pStyle w:val="TOC2"/>
            <w:tabs>
              <w:tab w:val="right" w:leader="dot" w:pos="9350"/>
            </w:tabs>
            <w:rPr>
              <w:del w:id="158" w:author="John Gallino" w:date="2021-12-03T14:27:00Z"/>
              <w:noProof/>
            </w:rPr>
          </w:pPr>
          <w:del w:id="159" w:author="John Gallino" w:date="2021-12-03T14:27:00Z">
            <w:r w:rsidRPr="00B11F53" w:rsidDel="00B11F53">
              <w:rPr>
                <w:noProof/>
                <w:rPrChange w:id="160" w:author="John Gallino" w:date="2021-12-03T14:27:00Z">
                  <w:rPr>
                    <w:rStyle w:val="Hyperlink"/>
                    <w:noProof/>
                  </w:rPr>
                </w:rPrChange>
              </w:rPr>
              <w:delText>Appendix I – Installing HyperGix</w:delText>
            </w:r>
            <w:r w:rsidDel="00B11F53">
              <w:rPr>
                <w:noProof/>
                <w:webHidden/>
              </w:rPr>
              <w:tab/>
              <w:delText>34</w:delText>
            </w:r>
          </w:del>
        </w:p>
        <w:p w14:paraId="3ECD920A" w14:textId="263F9F1A" w:rsidR="00C07659" w:rsidDel="00B11F53" w:rsidRDefault="00C07659">
          <w:pPr>
            <w:pStyle w:val="TOC2"/>
            <w:tabs>
              <w:tab w:val="right" w:leader="dot" w:pos="9350"/>
            </w:tabs>
            <w:rPr>
              <w:del w:id="161" w:author="John Gallino" w:date="2021-12-03T14:27:00Z"/>
              <w:noProof/>
            </w:rPr>
          </w:pPr>
          <w:del w:id="162" w:author="John Gallino" w:date="2021-12-03T14:27:00Z">
            <w:r w:rsidRPr="00B11F53" w:rsidDel="00B11F53">
              <w:rPr>
                <w:noProof/>
                <w:rPrChange w:id="163" w:author="John Gallino" w:date="2021-12-03T14:27:00Z">
                  <w:rPr>
                    <w:rStyle w:val="Hyperlink"/>
                    <w:noProof/>
                  </w:rPr>
                </w:rPrChange>
              </w:rPr>
              <w:delText>Appendix II – Installing GDAL</w:delText>
            </w:r>
            <w:r w:rsidDel="00B11F53">
              <w:rPr>
                <w:noProof/>
                <w:webHidden/>
              </w:rPr>
              <w:tab/>
              <w:delText>34</w:delText>
            </w:r>
          </w:del>
        </w:p>
        <w:p w14:paraId="6F6867E4" w14:textId="618D664F" w:rsidR="00C07659" w:rsidDel="00B11F53" w:rsidRDefault="00C07659">
          <w:pPr>
            <w:pStyle w:val="TOC2"/>
            <w:tabs>
              <w:tab w:val="right" w:leader="dot" w:pos="9350"/>
            </w:tabs>
            <w:rPr>
              <w:del w:id="164" w:author="John Gallino" w:date="2021-12-03T14:27:00Z"/>
              <w:noProof/>
            </w:rPr>
          </w:pPr>
          <w:del w:id="165" w:author="John Gallino" w:date="2021-12-03T14:27:00Z">
            <w:r w:rsidRPr="00B11F53" w:rsidDel="00B11F53">
              <w:rPr>
                <w:noProof/>
                <w:rPrChange w:id="166" w:author="John Gallino" w:date="2021-12-03T14:27:00Z">
                  <w:rPr>
                    <w:rStyle w:val="Hyperlink"/>
                    <w:noProof/>
                  </w:rPr>
                </w:rPrChange>
              </w:rPr>
              <w:delText>Appendix III – HyperGix Source Code</w:delText>
            </w:r>
            <w:r w:rsidDel="00B11F53">
              <w:rPr>
                <w:noProof/>
                <w:webHidden/>
              </w:rPr>
              <w:tab/>
              <w:delText>34</w:delText>
            </w:r>
          </w:del>
        </w:p>
        <w:p w14:paraId="4A7CD169" w14:textId="1A94F478" w:rsidR="00C07659" w:rsidRDefault="00C07659">
          <w:r>
            <w:rPr>
              <w:b/>
              <w:bCs/>
              <w:noProof/>
            </w:rPr>
            <w:fldChar w:fldCharType="end"/>
          </w:r>
        </w:p>
      </w:sdtContent>
    </w:sdt>
    <w:p w14:paraId="0A2A5997" w14:textId="77777777" w:rsidR="007B5C97" w:rsidRDefault="007B5C97">
      <w:pPr>
        <w:rPr>
          <w:rFonts w:ascii="Cambria" w:eastAsia="Cambria" w:hAnsi="Cambria" w:cs="Cambria"/>
          <w:sz w:val="32"/>
          <w:szCs w:val="32"/>
        </w:rPr>
      </w:pPr>
      <w:r>
        <w:br w:type="page"/>
      </w:r>
    </w:p>
    <w:p w14:paraId="1A7F4981" w14:textId="61852AF2" w:rsidR="00ED2330" w:rsidRDefault="000B5B90" w:rsidP="008E4CFF">
      <w:pPr>
        <w:pStyle w:val="Heading1"/>
      </w:pPr>
      <w:bookmarkStart w:id="167" w:name="_r5k5bffn0hnq" w:colFirst="0" w:colLast="0"/>
      <w:bookmarkStart w:id="168" w:name="_Toc89434070"/>
      <w:bookmarkEnd w:id="167"/>
      <w:r>
        <w:lastRenderedPageBreak/>
        <w:t>List of Figures</w:t>
      </w:r>
      <w:bookmarkEnd w:id="168"/>
    </w:p>
    <w:p w14:paraId="3AC8473B" w14:textId="112C094A" w:rsidR="000E3F17" w:rsidRDefault="000E3F17">
      <w:pPr>
        <w:pStyle w:val="TableofFigures"/>
        <w:tabs>
          <w:tab w:val="right" w:leader="dot" w:pos="9350"/>
        </w:tabs>
        <w:rPr>
          <w:noProof/>
        </w:rPr>
      </w:pPr>
      <w:r>
        <w:fldChar w:fldCharType="begin"/>
      </w:r>
      <w:r>
        <w:instrText xml:space="preserve"> TOC \h \z \c "Figure" </w:instrText>
      </w:r>
      <w:r>
        <w:fldChar w:fldCharType="separate"/>
      </w:r>
      <w:hyperlink w:anchor="_Toc89251484" w:history="1">
        <w:r w:rsidRPr="009642B4">
          <w:rPr>
            <w:rStyle w:val="Hyperlink"/>
            <w:noProof/>
          </w:rPr>
          <w:t>Figure 1</w:t>
        </w:r>
        <w:r w:rsidRPr="009642B4">
          <w:rPr>
            <w:rStyle w:val="Hyperlink"/>
            <w:rFonts w:ascii="Times New Roman" w:hAnsi="Times New Roman" w:cs="Times New Roman"/>
            <w:noProof/>
          </w:rPr>
          <w:t xml:space="preserve"> Comparison of</w:t>
        </w:r>
        <w:r w:rsidR="00350A2F">
          <w:rPr>
            <w:rStyle w:val="Hyperlink"/>
            <w:rFonts w:ascii="Times New Roman" w:hAnsi="Times New Roman" w:cs="Times New Roman"/>
            <w:noProof/>
          </w:rPr>
          <w:t xml:space="preserve"> Hyperion sensor range to ALI sensor</w:t>
        </w:r>
        <w:r w:rsidRPr="009642B4">
          <w:rPr>
            <w:rStyle w:val="Hyperlink"/>
            <w:rFonts w:ascii="Times New Roman" w:hAnsi="Times New Roman" w:cs="Times New Roman"/>
            <w:noProof/>
          </w:rPr>
          <w:t xml:space="preserve"> </w:t>
        </w:r>
        <w:r>
          <w:rPr>
            <w:noProof/>
            <w:webHidden/>
          </w:rPr>
          <w:tab/>
        </w:r>
        <w:r>
          <w:rPr>
            <w:noProof/>
            <w:webHidden/>
          </w:rPr>
          <w:fldChar w:fldCharType="begin"/>
        </w:r>
        <w:r>
          <w:rPr>
            <w:noProof/>
            <w:webHidden/>
          </w:rPr>
          <w:instrText xml:space="preserve"> PAGEREF _Toc89251484 \h </w:instrText>
        </w:r>
        <w:r>
          <w:rPr>
            <w:noProof/>
            <w:webHidden/>
          </w:rPr>
        </w:r>
        <w:r>
          <w:rPr>
            <w:noProof/>
            <w:webHidden/>
          </w:rPr>
          <w:fldChar w:fldCharType="separate"/>
        </w:r>
        <w:r>
          <w:rPr>
            <w:noProof/>
            <w:webHidden/>
          </w:rPr>
          <w:t>6</w:t>
        </w:r>
        <w:r>
          <w:rPr>
            <w:noProof/>
            <w:webHidden/>
          </w:rPr>
          <w:fldChar w:fldCharType="end"/>
        </w:r>
      </w:hyperlink>
    </w:p>
    <w:p w14:paraId="3061857D" w14:textId="577714E8" w:rsidR="000E3F17" w:rsidRDefault="00082E98">
      <w:pPr>
        <w:pStyle w:val="TableofFigures"/>
        <w:tabs>
          <w:tab w:val="right" w:leader="dot" w:pos="9350"/>
        </w:tabs>
        <w:rPr>
          <w:noProof/>
        </w:rPr>
      </w:pPr>
      <w:hyperlink w:anchor="_Toc89251485" w:history="1">
        <w:r w:rsidR="000E3F17" w:rsidRPr="009642B4">
          <w:rPr>
            <w:rStyle w:val="Hyperlink"/>
            <w:noProof/>
          </w:rPr>
          <w:t xml:space="preserve">Figure 2 Example spectral signatures of three minerals </w:t>
        </w:r>
        <w:r w:rsidR="000E3F17">
          <w:rPr>
            <w:noProof/>
            <w:webHidden/>
          </w:rPr>
          <w:tab/>
        </w:r>
        <w:r w:rsidR="000E3F17">
          <w:rPr>
            <w:noProof/>
            <w:webHidden/>
          </w:rPr>
          <w:fldChar w:fldCharType="begin"/>
        </w:r>
        <w:r w:rsidR="000E3F17">
          <w:rPr>
            <w:noProof/>
            <w:webHidden/>
          </w:rPr>
          <w:instrText xml:space="preserve"> PAGEREF _Toc89251485 \h </w:instrText>
        </w:r>
        <w:r w:rsidR="000E3F17">
          <w:rPr>
            <w:noProof/>
            <w:webHidden/>
          </w:rPr>
        </w:r>
        <w:r w:rsidR="000E3F17">
          <w:rPr>
            <w:noProof/>
            <w:webHidden/>
          </w:rPr>
          <w:fldChar w:fldCharType="separate"/>
        </w:r>
        <w:r w:rsidR="000E3F17">
          <w:rPr>
            <w:noProof/>
            <w:webHidden/>
          </w:rPr>
          <w:t>7</w:t>
        </w:r>
        <w:r w:rsidR="000E3F17">
          <w:rPr>
            <w:noProof/>
            <w:webHidden/>
          </w:rPr>
          <w:fldChar w:fldCharType="end"/>
        </w:r>
      </w:hyperlink>
    </w:p>
    <w:p w14:paraId="284AEB32" w14:textId="24482635" w:rsidR="000E3F17" w:rsidRDefault="00082E98">
      <w:pPr>
        <w:pStyle w:val="TableofFigures"/>
        <w:tabs>
          <w:tab w:val="right" w:leader="dot" w:pos="9350"/>
        </w:tabs>
        <w:rPr>
          <w:noProof/>
        </w:rPr>
      </w:pPr>
      <w:hyperlink r:id="rId8" w:anchor="_Toc89251486" w:history="1">
        <w:r w:rsidR="000E3F17" w:rsidRPr="009642B4">
          <w:rPr>
            <w:rStyle w:val="Hyperlink"/>
            <w:noProof/>
          </w:rPr>
          <w:t xml:space="preserve">Figure 3 GERBIL software </w:t>
        </w:r>
        <w:r w:rsidR="000713D6">
          <w:rPr>
            <w:rStyle w:val="Hyperlink"/>
            <w:noProof/>
          </w:rPr>
          <w:t>interface</w:t>
        </w:r>
        <w:r w:rsidR="000E3F17">
          <w:rPr>
            <w:noProof/>
            <w:webHidden/>
          </w:rPr>
          <w:tab/>
        </w:r>
        <w:r w:rsidR="000E3F17">
          <w:rPr>
            <w:noProof/>
            <w:webHidden/>
          </w:rPr>
          <w:fldChar w:fldCharType="begin"/>
        </w:r>
        <w:r w:rsidR="000E3F17">
          <w:rPr>
            <w:noProof/>
            <w:webHidden/>
          </w:rPr>
          <w:instrText xml:space="preserve"> PAGEREF _Toc89251486 \h </w:instrText>
        </w:r>
        <w:r w:rsidR="000E3F17">
          <w:rPr>
            <w:noProof/>
            <w:webHidden/>
          </w:rPr>
        </w:r>
        <w:r w:rsidR="000E3F17">
          <w:rPr>
            <w:noProof/>
            <w:webHidden/>
          </w:rPr>
          <w:fldChar w:fldCharType="separate"/>
        </w:r>
        <w:r w:rsidR="000E3F17">
          <w:rPr>
            <w:noProof/>
            <w:webHidden/>
          </w:rPr>
          <w:t>10</w:t>
        </w:r>
        <w:r w:rsidR="000E3F17">
          <w:rPr>
            <w:noProof/>
            <w:webHidden/>
          </w:rPr>
          <w:fldChar w:fldCharType="end"/>
        </w:r>
      </w:hyperlink>
    </w:p>
    <w:p w14:paraId="5D2DAE63" w14:textId="5F08BFCC" w:rsidR="000E3F17" w:rsidRDefault="00082E98">
      <w:pPr>
        <w:pStyle w:val="TableofFigures"/>
        <w:tabs>
          <w:tab w:val="right" w:leader="dot" w:pos="9350"/>
        </w:tabs>
        <w:rPr>
          <w:noProof/>
        </w:rPr>
      </w:pPr>
      <w:hyperlink w:anchor="_Toc89251487" w:history="1">
        <w:r w:rsidR="000E3F17" w:rsidRPr="009642B4">
          <w:rPr>
            <w:rStyle w:val="Hyperlink"/>
            <w:noProof/>
          </w:rPr>
          <w:t>Figure 4  Image Viewer Module</w:t>
        </w:r>
        <w:r w:rsidR="000E3F17">
          <w:rPr>
            <w:noProof/>
            <w:webHidden/>
          </w:rPr>
          <w:tab/>
        </w:r>
        <w:r w:rsidR="000E3F17">
          <w:rPr>
            <w:noProof/>
            <w:webHidden/>
          </w:rPr>
          <w:fldChar w:fldCharType="begin"/>
        </w:r>
        <w:r w:rsidR="000E3F17">
          <w:rPr>
            <w:noProof/>
            <w:webHidden/>
          </w:rPr>
          <w:instrText xml:space="preserve"> PAGEREF _Toc89251487 \h </w:instrText>
        </w:r>
        <w:r w:rsidR="000E3F17">
          <w:rPr>
            <w:noProof/>
            <w:webHidden/>
          </w:rPr>
        </w:r>
        <w:r w:rsidR="000E3F17">
          <w:rPr>
            <w:noProof/>
            <w:webHidden/>
          </w:rPr>
          <w:fldChar w:fldCharType="separate"/>
        </w:r>
        <w:r w:rsidR="000E3F17">
          <w:rPr>
            <w:noProof/>
            <w:webHidden/>
          </w:rPr>
          <w:t>15</w:t>
        </w:r>
        <w:r w:rsidR="000E3F17">
          <w:rPr>
            <w:noProof/>
            <w:webHidden/>
          </w:rPr>
          <w:fldChar w:fldCharType="end"/>
        </w:r>
      </w:hyperlink>
    </w:p>
    <w:p w14:paraId="3C87E1E8" w14:textId="07035488" w:rsidR="000E3F17" w:rsidRDefault="00082E98">
      <w:pPr>
        <w:pStyle w:val="TableofFigures"/>
        <w:tabs>
          <w:tab w:val="right" w:leader="dot" w:pos="9350"/>
        </w:tabs>
        <w:rPr>
          <w:noProof/>
        </w:rPr>
      </w:pPr>
      <w:hyperlink w:anchor="_Toc89251488" w:history="1">
        <w:r w:rsidR="000E3F17" w:rsidRPr="009642B4">
          <w:rPr>
            <w:rStyle w:val="Hyperlink"/>
            <w:noProof/>
          </w:rPr>
          <w:t>Figure 5 headerFix() function</w:t>
        </w:r>
        <w:r w:rsidR="00C96428">
          <w:rPr>
            <w:rStyle w:val="Hyperlink"/>
            <w:noProof/>
          </w:rPr>
          <w:t xml:space="preserve"> code snippet</w:t>
        </w:r>
        <w:r w:rsidR="000E3F17">
          <w:rPr>
            <w:noProof/>
            <w:webHidden/>
          </w:rPr>
          <w:tab/>
        </w:r>
        <w:r w:rsidR="000E3F17">
          <w:rPr>
            <w:noProof/>
            <w:webHidden/>
          </w:rPr>
          <w:fldChar w:fldCharType="begin"/>
        </w:r>
        <w:r w:rsidR="000E3F17">
          <w:rPr>
            <w:noProof/>
            <w:webHidden/>
          </w:rPr>
          <w:instrText xml:space="preserve"> PAGEREF _Toc89251488 \h </w:instrText>
        </w:r>
        <w:r w:rsidR="000E3F17">
          <w:rPr>
            <w:noProof/>
            <w:webHidden/>
          </w:rPr>
        </w:r>
        <w:r w:rsidR="000E3F17">
          <w:rPr>
            <w:noProof/>
            <w:webHidden/>
          </w:rPr>
          <w:fldChar w:fldCharType="separate"/>
        </w:r>
        <w:r w:rsidR="000E3F17">
          <w:rPr>
            <w:noProof/>
            <w:webHidden/>
          </w:rPr>
          <w:t>16</w:t>
        </w:r>
        <w:r w:rsidR="000E3F17">
          <w:rPr>
            <w:noProof/>
            <w:webHidden/>
          </w:rPr>
          <w:fldChar w:fldCharType="end"/>
        </w:r>
      </w:hyperlink>
    </w:p>
    <w:p w14:paraId="43F2683C" w14:textId="5FAC4C24" w:rsidR="000E3F17" w:rsidRDefault="00082E98">
      <w:pPr>
        <w:pStyle w:val="TableofFigures"/>
        <w:tabs>
          <w:tab w:val="right" w:leader="dot" w:pos="9350"/>
        </w:tabs>
        <w:rPr>
          <w:noProof/>
        </w:rPr>
      </w:pPr>
      <w:hyperlink r:id="rId9" w:anchor="_Toc89251489" w:history="1">
        <w:r w:rsidR="000E3F17" w:rsidRPr="009642B4">
          <w:rPr>
            <w:rStyle w:val="Hyperlink"/>
            <w:noProof/>
          </w:rPr>
          <w:t>Figure 6 Comparison of  RGB, Single Band, and NDVI viewing modes</w:t>
        </w:r>
        <w:r w:rsidR="000E3F17">
          <w:rPr>
            <w:noProof/>
            <w:webHidden/>
          </w:rPr>
          <w:tab/>
        </w:r>
        <w:r w:rsidR="000E3F17">
          <w:rPr>
            <w:noProof/>
            <w:webHidden/>
          </w:rPr>
          <w:fldChar w:fldCharType="begin"/>
        </w:r>
        <w:r w:rsidR="000E3F17">
          <w:rPr>
            <w:noProof/>
            <w:webHidden/>
          </w:rPr>
          <w:instrText xml:space="preserve"> PAGEREF _Toc89251489 \h </w:instrText>
        </w:r>
        <w:r w:rsidR="000E3F17">
          <w:rPr>
            <w:noProof/>
            <w:webHidden/>
          </w:rPr>
        </w:r>
        <w:r w:rsidR="000E3F17">
          <w:rPr>
            <w:noProof/>
            <w:webHidden/>
          </w:rPr>
          <w:fldChar w:fldCharType="separate"/>
        </w:r>
        <w:r w:rsidR="000E3F17">
          <w:rPr>
            <w:noProof/>
            <w:webHidden/>
          </w:rPr>
          <w:t>18</w:t>
        </w:r>
        <w:r w:rsidR="000E3F17">
          <w:rPr>
            <w:noProof/>
            <w:webHidden/>
          </w:rPr>
          <w:fldChar w:fldCharType="end"/>
        </w:r>
      </w:hyperlink>
    </w:p>
    <w:p w14:paraId="45958F4D" w14:textId="4FB395DC" w:rsidR="000E3F17" w:rsidRDefault="00082E98">
      <w:pPr>
        <w:pStyle w:val="TableofFigures"/>
        <w:tabs>
          <w:tab w:val="right" w:leader="dot" w:pos="9350"/>
        </w:tabs>
        <w:rPr>
          <w:noProof/>
        </w:rPr>
      </w:pPr>
      <w:hyperlink w:anchor="_Toc89251490" w:history="1">
        <w:r w:rsidR="000E3F17" w:rsidRPr="009642B4">
          <w:rPr>
            <w:rStyle w:val="Hyperlink"/>
            <w:noProof/>
          </w:rPr>
          <w:t>Figure 7  Spectra Manager Module</w:t>
        </w:r>
        <w:r w:rsidR="000E3F17">
          <w:rPr>
            <w:noProof/>
            <w:webHidden/>
          </w:rPr>
          <w:tab/>
        </w:r>
        <w:r w:rsidR="000E3F17">
          <w:rPr>
            <w:noProof/>
            <w:webHidden/>
          </w:rPr>
          <w:fldChar w:fldCharType="begin"/>
        </w:r>
        <w:r w:rsidR="000E3F17">
          <w:rPr>
            <w:noProof/>
            <w:webHidden/>
          </w:rPr>
          <w:instrText xml:space="preserve"> PAGEREF _Toc89251490 \h </w:instrText>
        </w:r>
        <w:r w:rsidR="000E3F17">
          <w:rPr>
            <w:noProof/>
            <w:webHidden/>
          </w:rPr>
        </w:r>
        <w:r w:rsidR="000E3F17">
          <w:rPr>
            <w:noProof/>
            <w:webHidden/>
          </w:rPr>
          <w:fldChar w:fldCharType="separate"/>
        </w:r>
        <w:r w:rsidR="000E3F17">
          <w:rPr>
            <w:noProof/>
            <w:webHidden/>
          </w:rPr>
          <w:t>20</w:t>
        </w:r>
        <w:r w:rsidR="000E3F17">
          <w:rPr>
            <w:noProof/>
            <w:webHidden/>
          </w:rPr>
          <w:fldChar w:fldCharType="end"/>
        </w:r>
      </w:hyperlink>
    </w:p>
    <w:p w14:paraId="15A75E15" w14:textId="4908120E" w:rsidR="000E3F17" w:rsidRDefault="00082E98">
      <w:pPr>
        <w:pStyle w:val="TableofFigures"/>
        <w:tabs>
          <w:tab w:val="right" w:leader="dot" w:pos="9350"/>
        </w:tabs>
        <w:rPr>
          <w:noProof/>
        </w:rPr>
      </w:pPr>
      <w:hyperlink w:anchor="_Toc89251491" w:history="1">
        <w:r w:rsidR="000E3F17" w:rsidRPr="009642B4">
          <w:rPr>
            <w:rStyle w:val="Hyperlink"/>
            <w:noProof/>
          </w:rPr>
          <w:t>Figure 8  USGS Search Module</w:t>
        </w:r>
        <w:r w:rsidR="000E3F17">
          <w:rPr>
            <w:noProof/>
            <w:webHidden/>
          </w:rPr>
          <w:tab/>
        </w:r>
        <w:r w:rsidR="000E3F17">
          <w:rPr>
            <w:noProof/>
            <w:webHidden/>
          </w:rPr>
          <w:fldChar w:fldCharType="begin"/>
        </w:r>
        <w:r w:rsidR="000E3F17">
          <w:rPr>
            <w:noProof/>
            <w:webHidden/>
          </w:rPr>
          <w:instrText xml:space="preserve"> PAGEREF _Toc89251491 \h </w:instrText>
        </w:r>
        <w:r w:rsidR="000E3F17">
          <w:rPr>
            <w:noProof/>
            <w:webHidden/>
          </w:rPr>
        </w:r>
        <w:r w:rsidR="000E3F17">
          <w:rPr>
            <w:noProof/>
            <w:webHidden/>
          </w:rPr>
          <w:fldChar w:fldCharType="separate"/>
        </w:r>
        <w:r w:rsidR="000E3F17">
          <w:rPr>
            <w:noProof/>
            <w:webHidden/>
          </w:rPr>
          <w:t>22</w:t>
        </w:r>
        <w:r w:rsidR="000E3F17">
          <w:rPr>
            <w:noProof/>
            <w:webHidden/>
          </w:rPr>
          <w:fldChar w:fldCharType="end"/>
        </w:r>
      </w:hyperlink>
    </w:p>
    <w:p w14:paraId="50D10EB0" w14:textId="0CA5DBCA" w:rsidR="000E3F17" w:rsidRDefault="00082E98">
      <w:pPr>
        <w:pStyle w:val="TableofFigures"/>
        <w:tabs>
          <w:tab w:val="right" w:leader="dot" w:pos="9350"/>
        </w:tabs>
        <w:rPr>
          <w:noProof/>
        </w:rPr>
      </w:pPr>
      <w:hyperlink r:id="rId10" w:anchor="_Toc89251492" w:history="1">
        <w:r w:rsidR="000E3F17" w:rsidRPr="009642B4">
          <w:rPr>
            <w:rStyle w:val="Hyperlink"/>
            <w:noProof/>
          </w:rPr>
          <w:t xml:space="preserve">Figure 9 Graphical depiction of signals and slots </w:t>
        </w:r>
        <w:r w:rsidR="000E3F17" w:rsidRPr="009642B4">
          <w:rPr>
            <w:rStyle w:val="Hyperlink"/>
            <w:noProof/>
            <w:lang w:val="en-US"/>
          </w:rPr>
          <w:t>[29]</w:t>
        </w:r>
        <w:r w:rsidR="000E3F17">
          <w:rPr>
            <w:noProof/>
            <w:webHidden/>
          </w:rPr>
          <w:tab/>
        </w:r>
        <w:r w:rsidR="000E3F17">
          <w:rPr>
            <w:noProof/>
            <w:webHidden/>
          </w:rPr>
          <w:fldChar w:fldCharType="begin"/>
        </w:r>
        <w:r w:rsidR="000E3F17">
          <w:rPr>
            <w:noProof/>
            <w:webHidden/>
          </w:rPr>
          <w:instrText xml:space="preserve"> PAGEREF _Toc89251492 \h </w:instrText>
        </w:r>
        <w:r w:rsidR="000E3F17">
          <w:rPr>
            <w:noProof/>
            <w:webHidden/>
          </w:rPr>
        </w:r>
        <w:r w:rsidR="000E3F17">
          <w:rPr>
            <w:noProof/>
            <w:webHidden/>
          </w:rPr>
          <w:fldChar w:fldCharType="separate"/>
        </w:r>
        <w:r w:rsidR="000E3F17">
          <w:rPr>
            <w:noProof/>
            <w:webHidden/>
          </w:rPr>
          <w:t>27</w:t>
        </w:r>
        <w:r w:rsidR="000E3F17">
          <w:rPr>
            <w:noProof/>
            <w:webHidden/>
          </w:rPr>
          <w:fldChar w:fldCharType="end"/>
        </w:r>
      </w:hyperlink>
    </w:p>
    <w:p w14:paraId="7F2D6594" w14:textId="12EC5123" w:rsidR="000E3F17" w:rsidRDefault="00082E98">
      <w:pPr>
        <w:pStyle w:val="TableofFigures"/>
        <w:tabs>
          <w:tab w:val="right" w:leader="dot" w:pos="9350"/>
        </w:tabs>
        <w:rPr>
          <w:noProof/>
        </w:rPr>
      </w:pPr>
      <w:hyperlink w:anchor="_Toc89251493" w:history="1">
        <w:r w:rsidR="000E3F17" w:rsidRPr="009642B4">
          <w:rPr>
            <w:rStyle w:val="Hyperlink"/>
            <w:noProof/>
          </w:rPr>
          <w:t xml:space="preserve">Figure 10 </w:t>
        </w:r>
        <w:r w:rsidR="00C336C3">
          <w:rPr>
            <w:rStyle w:val="Hyperlink"/>
            <w:noProof/>
          </w:rPr>
          <w:t>Selection of 15 representative bands</w:t>
        </w:r>
        <w:r w:rsidR="00C96428">
          <w:rPr>
            <w:rStyle w:val="Hyperlink"/>
            <w:noProof/>
          </w:rPr>
          <w:t xml:space="preserve"> for pixel classification</w:t>
        </w:r>
        <w:r w:rsidR="000E3F17">
          <w:rPr>
            <w:noProof/>
            <w:webHidden/>
          </w:rPr>
          <w:tab/>
        </w:r>
        <w:r w:rsidR="000E3F17">
          <w:rPr>
            <w:noProof/>
            <w:webHidden/>
          </w:rPr>
          <w:fldChar w:fldCharType="begin"/>
        </w:r>
        <w:r w:rsidR="000E3F17">
          <w:rPr>
            <w:noProof/>
            <w:webHidden/>
          </w:rPr>
          <w:instrText xml:space="preserve"> PAGEREF _Toc89251493 \h </w:instrText>
        </w:r>
        <w:r w:rsidR="000E3F17">
          <w:rPr>
            <w:noProof/>
            <w:webHidden/>
          </w:rPr>
        </w:r>
        <w:r w:rsidR="000E3F17">
          <w:rPr>
            <w:noProof/>
            <w:webHidden/>
          </w:rPr>
          <w:fldChar w:fldCharType="separate"/>
        </w:r>
        <w:r w:rsidR="000E3F17">
          <w:rPr>
            <w:noProof/>
            <w:webHidden/>
          </w:rPr>
          <w:t>30</w:t>
        </w:r>
        <w:r w:rsidR="000E3F17">
          <w:rPr>
            <w:noProof/>
            <w:webHidden/>
          </w:rPr>
          <w:fldChar w:fldCharType="end"/>
        </w:r>
      </w:hyperlink>
    </w:p>
    <w:p w14:paraId="760FCB8F" w14:textId="0B9ED156" w:rsidR="00192EFB" w:rsidRPr="00ED2330" w:rsidRDefault="000E3F17" w:rsidP="008E4CFF">
      <w:pPr>
        <w:pStyle w:val="FigureList"/>
      </w:pPr>
      <w:r>
        <w:fldChar w:fldCharType="end"/>
      </w:r>
    </w:p>
    <w:p w14:paraId="28A02614" w14:textId="30DD7C7A" w:rsidR="00AD7247" w:rsidRPr="00ED2330" w:rsidRDefault="000B5B90" w:rsidP="008E4CFF">
      <w:pPr>
        <w:pStyle w:val="Heading2"/>
      </w:pPr>
      <w:r w:rsidRPr="00ED2330">
        <w:br w:type="page"/>
      </w:r>
    </w:p>
    <w:p w14:paraId="22E1870A" w14:textId="5E4ED355" w:rsidR="00AD7247" w:rsidRDefault="000B5B90" w:rsidP="006143A4">
      <w:pPr>
        <w:pStyle w:val="Heading1"/>
        <w:numPr>
          <w:ilvl w:val="0"/>
          <w:numId w:val="8"/>
        </w:numPr>
      </w:pPr>
      <w:bookmarkStart w:id="169" w:name="_p9tayptzcb0u" w:colFirst="0" w:colLast="0"/>
      <w:bookmarkStart w:id="170" w:name="_Toc89434071"/>
      <w:bookmarkEnd w:id="169"/>
      <w:r w:rsidRPr="008E4CFF">
        <w:lastRenderedPageBreak/>
        <w:t>Introduction</w:t>
      </w:r>
      <w:bookmarkEnd w:id="170"/>
    </w:p>
    <w:p w14:paraId="60314C73" w14:textId="0B9839A8" w:rsidR="006143A4" w:rsidRDefault="00B36299" w:rsidP="007F49C4">
      <w:pPr>
        <w:ind w:firstLine="360"/>
      </w:pPr>
      <w:r>
        <w:t xml:space="preserve">The objective of </w:t>
      </w:r>
      <w:r w:rsidR="00933C20">
        <w:t>this project</w:t>
      </w:r>
      <w:r>
        <w:t xml:space="preserve"> was to develop </w:t>
      </w:r>
      <w:r w:rsidR="00B953F9">
        <w:t>a</w:t>
      </w:r>
      <w:r w:rsidR="00A87EB2">
        <w:t xml:space="preserve"> user-friendly software application to read</w:t>
      </w:r>
      <w:r w:rsidR="007F49C4">
        <w:t xml:space="preserve"> and analyze hyperspectral images.</w:t>
      </w:r>
      <w:r w:rsidR="00196D6C">
        <w:t xml:space="preserve"> </w:t>
      </w:r>
      <w:r w:rsidR="00E43125">
        <w:t>Having some experience in making</w:t>
      </w:r>
      <w:r w:rsidR="00C95321">
        <w:t xml:space="preserve"> </w:t>
      </w:r>
      <w:r w:rsidR="001507F5">
        <w:t>desktop applications</w:t>
      </w:r>
      <w:r w:rsidR="00E919AC">
        <w:t xml:space="preserve"> for non-tech users, I </w:t>
      </w:r>
      <w:r w:rsidR="0046168A">
        <w:t>aimed to create an easy-to-use</w:t>
      </w:r>
      <w:r w:rsidR="0041110D">
        <w:t xml:space="preserve">, intuitive tool that would </w:t>
      </w:r>
      <w:r w:rsidR="00DB5AB4">
        <w:t xml:space="preserve">require minimum instruction to </w:t>
      </w:r>
      <w:r w:rsidR="007D417F">
        <w:t xml:space="preserve">be used by someone unfamiliar with hyperspectral images. </w:t>
      </w:r>
      <w:r w:rsidR="008C092B">
        <w:t xml:space="preserve">At the same time, </w:t>
      </w:r>
      <w:r w:rsidR="007D6F49">
        <w:t xml:space="preserve">it was important to </w:t>
      </w:r>
      <w:r w:rsidR="007D51B1">
        <w:t xml:space="preserve">design the software in </w:t>
      </w:r>
      <w:r w:rsidR="00BA163F">
        <w:t>such a</w:t>
      </w:r>
      <w:r w:rsidR="007D51B1">
        <w:t xml:space="preserve"> way that it c</w:t>
      </w:r>
      <w:r w:rsidR="00BA163F">
        <w:t>an</w:t>
      </w:r>
      <w:r w:rsidR="007D51B1">
        <w:t xml:space="preserve"> be easily expanded with more capabilities by other developers in the future. </w:t>
      </w:r>
      <w:r w:rsidR="00383E42">
        <w:t xml:space="preserve">The software, titled </w:t>
      </w:r>
      <w:r w:rsidR="00383E42" w:rsidRPr="00383E42">
        <w:rPr>
          <w:b/>
          <w:bCs/>
          <w:i/>
          <w:iCs/>
        </w:rPr>
        <w:t>HyperGix</w:t>
      </w:r>
      <w:r w:rsidR="00383E42">
        <w:t xml:space="preserve">, was </w:t>
      </w:r>
      <w:r w:rsidR="00914FB1">
        <w:t xml:space="preserve">first designed </w:t>
      </w:r>
      <w:r w:rsidR="00960145">
        <w:t xml:space="preserve">in early development </w:t>
      </w:r>
      <w:r w:rsidR="00914FB1">
        <w:t>using</w:t>
      </w:r>
      <w:r w:rsidR="00960145">
        <w:t xml:space="preserve"> </w:t>
      </w:r>
      <w:r w:rsidR="00960145" w:rsidRPr="00E17DFF">
        <w:rPr>
          <w:i/>
          <w:iCs/>
        </w:rPr>
        <w:t>Python</w:t>
      </w:r>
      <w:r w:rsidR="00960145">
        <w:t xml:space="preserve"> and</w:t>
      </w:r>
      <w:r w:rsidR="00914FB1">
        <w:t xml:space="preserve"> the </w:t>
      </w:r>
      <w:r w:rsidR="00914FB1" w:rsidRPr="00E17DFF">
        <w:rPr>
          <w:i/>
          <w:iCs/>
        </w:rPr>
        <w:t>tkinter</w:t>
      </w:r>
      <w:r w:rsidR="00914FB1">
        <w:t xml:space="preserve"> GUI </w:t>
      </w:r>
      <w:r w:rsidR="00BA163F">
        <w:t>framework but</w:t>
      </w:r>
      <w:r w:rsidR="00914FB1">
        <w:t xml:space="preserve"> was then rebuilt </w:t>
      </w:r>
      <w:r w:rsidR="00544C13">
        <w:t xml:space="preserve">using the more advanced </w:t>
      </w:r>
      <w:proofErr w:type="spellStart"/>
      <w:r w:rsidR="00544C13" w:rsidRPr="00E17DFF">
        <w:rPr>
          <w:i/>
          <w:iCs/>
        </w:rPr>
        <w:t>PyQt</w:t>
      </w:r>
      <w:proofErr w:type="spellEnd"/>
      <w:r w:rsidR="00544C13" w:rsidRPr="00E17DFF">
        <w:rPr>
          <w:i/>
          <w:iCs/>
        </w:rPr>
        <w:t xml:space="preserve"> GUI</w:t>
      </w:r>
      <w:r w:rsidR="00544C13">
        <w:t xml:space="preserve"> toolkit.</w:t>
      </w:r>
      <w:r w:rsidR="00B54E1A">
        <w:t xml:space="preserve"> </w:t>
      </w:r>
      <w:r w:rsidR="00AE6727">
        <w:t xml:space="preserve">It allows users to browse the online library of </w:t>
      </w:r>
      <w:r w:rsidR="001567E4">
        <w:t xml:space="preserve">Hyperion satellite sensor images catalogued by the United States Geological Survey (USGS), download images of their choice, </w:t>
      </w:r>
      <w:r w:rsidR="00CF5539">
        <w:t>import their own supported files, examine pixel spectra</w:t>
      </w:r>
      <w:r w:rsidR="000C0AD1">
        <w:t>, create a custom spectral library, and perform pixel classification tasks.</w:t>
      </w:r>
      <w:r w:rsidR="00325CB4">
        <w:t xml:space="preserve"> The project is </w:t>
      </w:r>
      <w:r w:rsidR="00B11F53">
        <w:t>open source</w:t>
      </w:r>
      <w:r w:rsidR="00325CB4">
        <w:t>.</w:t>
      </w:r>
    </w:p>
    <w:p w14:paraId="53AEF471" w14:textId="303DCC2D" w:rsidR="00C46E98" w:rsidRPr="006143A4" w:rsidRDefault="00325CB4" w:rsidP="00E17DFF">
      <w:pPr>
        <w:pStyle w:val="Heading2"/>
        <w:numPr>
          <w:ilvl w:val="1"/>
          <w:numId w:val="8"/>
        </w:numPr>
      </w:pPr>
      <w:bookmarkStart w:id="171" w:name="_Toc89434072"/>
      <w:r>
        <w:t xml:space="preserve">Overview of </w:t>
      </w:r>
      <w:r w:rsidR="003E53DB">
        <w:t xml:space="preserve">Spectral and </w:t>
      </w:r>
      <w:r w:rsidR="00C46E98">
        <w:t>Hyperspectral Imaging</w:t>
      </w:r>
      <w:bookmarkEnd w:id="171"/>
    </w:p>
    <w:p w14:paraId="41063FD5" w14:textId="31888B62" w:rsidR="00AD7247" w:rsidRDefault="000B5B90">
      <w:r>
        <w:rPr>
          <w:sz w:val="24"/>
          <w:szCs w:val="24"/>
        </w:rPr>
        <w:tab/>
      </w:r>
      <w:r>
        <w:t xml:space="preserve">Spectral imaging is the art and science of capturing </w:t>
      </w:r>
      <w:r w:rsidR="00B11F53">
        <w:t>image-based</w:t>
      </w:r>
      <w:r w:rsidR="00933C20">
        <w:t xml:space="preserve"> </w:t>
      </w:r>
      <w:r>
        <w:t xml:space="preserve">information across the </w:t>
      </w:r>
      <w:r w:rsidR="007C2B3E">
        <w:t xml:space="preserve">electromagnetic (EM) </w:t>
      </w:r>
      <w:r>
        <w:t xml:space="preserve">spectrum. This spectrum includes visible light, but also infrared, ultraviolet, microwaves, x-rays, gamma rays and radio waves. Wave type is determined simply by its frequency and wavelength. Radio waves are the largest </w:t>
      </w:r>
      <w:r w:rsidR="00ED2330">
        <w:t>and have</w:t>
      </w:r>
      <w:r>
        <w:t xml:space="preserve"> the lowest frequency while gamma rays are at the </w:t>
      </w:r>
      <w:r w:rsidR="00ED2330">
        <w:t>opposite</w:t>
      </w:r>
      <w:r>
        <w:t xml:space="preserve"> end of the spectrum with wavelengths as small as</w:t>
      </w:r>
      <w:r w:rsidR="00A1620D">
        <w:t xml:space="preserve"> the nucleus </w:t>
      </w:r>
      <w:r w:rsidR="00576C82">
        <w:t>of</w:t>
      </w:r>
      <w:r w:rsidR="00A1620D">
        <w:t xml:space="preserve"> an</w:t>
      </w:r>
      <w:r>
        <w:t xml:space="preserve"> atom</w:t>
      </w:r>
      <w:r w:rsidR="00A1620D">
        <w:t xml:space="preserve"> </w:t>
      </w:r>
      <w:sdt>
        <w:sdtPr>
          <w:id w:val="804592878"/>
          <w:citation/>
        </w:sdtPr>
        <w:sdtEndPr/>
        <w:sdtContent>
          <w:r w:rsidR="00AF0CAB">
            <w:fldChar w:fldCharType="begin"/>
          </w:r>
          <w:r w:rsidR="00AF0CAB">
            <w:rPr>
              <w:lang w:val="en-US"/>
            </w:rPr>
            <w:instrText xml:space="preserve"> CITATION Nas \l 1033 </w:instrText>
          </w:r>
          <w:r w:rsidR="00AF0CAB">
            <w:fldChar w:fldCharType="separate"/>
          </w:r>
          <w:r w:rsidR="00296B43" w:rsidRPr="00296B43">
            <w:rPr>
              <w:noProof/>
              <w:lang w:val="en-US"/>
            </w:rPr>
            <w:t>[1]</w:t>
          </w:r>
          <w:r w:rsidR="00AF0CAB">
            <w:fldChar w:fldCharType="end"/>
          </w:r>
        </w:sdtContent>
      </w:sdt>
      <w:r>
        <w:t>. All physical objects reflect these waves in different amounts. Plants appear green not because they absorb green light, but because they reject it and reflect it away back towards our eyes. However, human eyes can only see within the visible light spectrum and cannot measure the light reflected in other frequencies without special tools</w:t>
      </w:r>
      <w:r w:rsidR="00933C20">
        <w:t xml:space="preserve">, and while they are precise enough </w:t>
      </w:r>
      <w:r w:rsidR="00933C20">
        <w:lastRenderedPageBreak/>
        <w:t>to distinguish among various nuances of the same color (i.e. changes in wavelength), they still have very coarse wavelength resolution compared to current state of the art digital imagers</w:t>
      </w:r>
      <w:ins w:id="172" w:author="John Gallino" w:date="2021-12-03T12:04:00Z">
        <w:r w:rsidR="00E17DFF">
          <w:t>.</w:t>
        </w:r>
      </w:ins>
      <w:r>
        <w:t xml:space="preserve"> Spectral imaging was developed to capture and display that type of information, using specialized film or digital sensors sensitive to specific frequencies of interest.</w:t>
      </w:r>
    </w:p>
    <w:p w14:paraId="27CBA6DF" w14:textId="6434D3D5" w:rsidR="00AD7247" w:rsidRDefault="000B5B90">
      <w:r>
        <w:tab/>
        <w:t>Hyperspectral imaging</w:t>
      </w:r>
      <w:r w:rsidR="00540972">
        <w:t xml:space="preserve"> (HSI)</w:t>
      </w:r>
      <w:r>
        <w:t xml:space="preserve"> is a more recent advancement within this field. Rather than capturing light in a few choice frequency ranges, hyperspectral sensors aim to capture reflectance values across a wide and continuous expanse of the EM spectrum – usually beginning with ultraviolet and visible light and expanding to the near infrared and shortwave infrared frequency </w:t>
      </w:r>
      <w:commentRangeStart w:id="173"/>
      <w:r>
        <w:t>ranges</w:t>
      </w:r>
      <w:commentRangeEnd w:id="173"/>
      <w:r w:rsidR="00FA3D92">
        <w:rPr>
          <w:rStyle w:val="CommentReference"/>
        </w:rPr>
        <w:commentReference w:id="173"/>
      </w:r>
      <w:r>
        <w:t>.</w:t>
      </w:r>
    </w:p>
    <w:p w14:paraId="22EF52C0" w14:textId="78B29E2B" w:rsidR="00BA0BAE" w:rsidRDefault="000B5B90" w:rsidP="00BA0BAE">
      <w:pPr>
        <w:keepNext/>
        <w:spacing w:line="276" w:lineRule="auto"/>
      </w:pPr>
      <w:r>
        <w:rPr>
          <w:rFonts w:ascii="Arial" w:eastAsia="Arial" w:hAnsi="Arial" w:cs="Arial"/>
          <w:noProof/>
          <w:sz w:val="24"/>
          <w:szCs w:val="24"/>
        </w:rPr>
        <w:drawing>
          <wp:inline distT="114300" distB="114300" distL="114300" distR="114300" wp14:anchorId="79F807C5" wp14:editId="3B4F1C88">
            <wp:extent cx="5943600" cy="647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647700"/>
                    </a:xfrm>
                    <a:prstGeom prst="rect">
                      <a:avLst/>
                    </a:prstGeom>
                    <a:ln/>
                  </pic:spPr>
                </pic:pic>
              </a:graphicData>
            </a:graphic>
          </wp:inline>
        </w:drawing>
      </w:r>
    </w:p>
    <w:p w14:paraId="09B91DCB" w14:textId="348B57E9" w:rsidR="00BA0BAE" w:rsidRPr="00BC5EF9" w:rsidRDefault="00BA0BAE" w:rsidP="00BA0BAE">
      <w:pPr>
        <w:pStyle w:val="Caption"/>
        <w:rPr>
          <w:rFonts w:ascii="Times New Roman" w:hAnsi="Times New Roman" w:cs="Times New Roman"/>
          <w:sz w:val="24"/>
          <w:szCs w:val="24"/>
        </w:rPr>
      </w:pPr>
      <w:bookmarkStart w:id="174" w:name="_Toc89251484"/>
      <w:r>
        <w:t xml:space="preserve">Figure </w:t>
      </w:r>
      <w:fldSimple w:instr=" SEQ Figure \* ARABIC ">
        <w:r w:rsidR="00B11F53">
          <w:rPr>
            <w:noProof/>
          </w:rPr>
          <w:t>1</w:t>
        </w:r>
      </w:fldSimple>
      <w:r w:rsidRPr="00BA0BAE">
        <w:rPr>
          <w:rFonts w:ascii="Times New Roman" w:hAnsi="Times New Roman" w:cs="Times New Roman"/>
        </w:rPr>
        <w:t xml:space="preserve"> </w:t>
      </w:r>
      <w:r w:rsidRPr="00BC5EF9">
        <w:rPr>
          <w:rFonts w:ascii="Times New Roman" w:hAnsi="Times New Roman" w:cs="Times New Roman"/>
        </w:rPr>
        <w:t>Comparison of the</w:t>
      </w:r>
      <w:r>
        <w:rPr>
          <w:rFonts w:ascii="Times New Roman" w:hAnsi="Times New Roman" w:cs="Times New Roman"/>
        </w:rPr>
        <w:t xml:space="preserve"> continuous</w:t>
      </w:r>
      <w:r w:rsidRPr="00BC5EF9">
        <w:rPr>
          <w:rFonts w:ascii="Times New Roman" w:hAnsi="Times New Roman" w:cs="Times New Roman"/>
        </w:rPr>
        <w:t xml:space="preserve"> Hyperion sensor hyperspectral frequency range </w:t>
      </w:r>
      <w:r>
        <w:rPr>
          <w:rFonts w:ascii="Times New Roman" w:hAnsi="Times New Roman" w:cs="Times New Roman"/>
        </w:rPr>
        <w:t>and</w:t>
      </w:r>
      <w:r w:rsidRPr="00BC5EF9">
        <w:rPr>
          <w:rFonts w:ascii="Times New Roman" w:hAnsi="Times New Roman" w:cs="Times New Roman"/>
        </w:rPr>
        <w:t xml:space="preserve"> the Advanced Land Imager (ALI) </w:t>
      </w:r>
      <w:r w:rsidRPr="00BC5EF9">
        <w:rPr>
          <w:rFonts w:ascii="Times New Roman" w:hAnsi="Times New Roman" w:cs="Times New Roman"/>
          <w:noProof/>
        </w:rPr>
        <w:t xml:space="preserve">sensor's </w:t>
      </w:r>
      <w:r>
        <w:rPr>
          <w:rFonts w:ascii="Times New Roman" w:hAnsi="Times New Roman" w:cs="Times New Roman"/>
          <w:noProof/>
        </w:rPr>
        <w:t xml:space="preserve">more limited </w:t>
      </w:r>
      <w:r w:rsidRPr="00BC5EF9">
        <w:rPr>
          <w:rFonts w:ascii="Times New Roman" w:hAnsi="Times New Roman" w:cs="Times New Roman"/>
          <w:noProof/>
        </w:rPr>
        <w:t>multispectral range.</w:t>
      </w:r>
      <w:r>
        <w:rPr>
          <w:rFonts w:ascii="Times New Roman" w:hAnsi="Times New Roman" w:cs="Times New Roman"/>
          <w:noProof/>
        </w:rPr>
        <w:t xml:space="preserve"> Human visible light range is also represented.</w:t>
      </w:r>
      <w:r w:rsidR="0034590E">
        <w:rPr>
          <w:rFonts w:ascii="Times New Roman" w:hAnsi="Times New Roman" w:cs="Times New Roman"/>
          <w:noProof/>
        </w:rPr>
        <w:t xml:space="preserve"> </w:t>
      </w:r>
      <w:sdt>
        <w:sdtPr>
          <w:rPr>
            <w:rFonts w:ascii="Times New Roman" w:hAnsi="Times New Roman" w:cs="Times New Roman"/>
            <w:noProof/>
          </w:rPr>
          <w:id w:val="-1644042447"/>
          <w:citation/>
        </w:sdtPr>
        <w:sdtEndPr/>
        <w:sdtContent>
          <w:r w:rsidR="0034590E">
            <w:rPr>
              <w:rFonts w:ascii="Times New Roman" w:hAnsi="Times New Roman" w:cs="Times New Roman"/>
              <w:noProof/>
            </w:rPr>
            <w:fldChar w:fldCharType="begin"/>
          </w:r>
          <w:r w:rsidR="002241D6">
            <w:rPr>
              <w:rFonts w:ascii="Times New Roman" w:hAnsi="Times New Roman" w:cs="Times New Roman"/>
              <w:noProof/>
              <w:lang w:val="en-US"/>
            </w:rPr>
            <w:instrText xml:space="preserve">CITATION Nas1 \l 1033 </w:instrText>
          </w:r>
          <w:r w:rsidR="0034590E">
            <w:rPr>
              <w:rFonts w:ascii="Times New Roman" w:hAnsi="Times New Roman" w:cs="Times New Roman"/>
              <w:noProof/>
            </w:rPr>
            <w:fldChar w:fldCharType="separate"/>
          </w:r>
          <w:r w:rsidR="00296B43" w:rsidRPr="00296B43">
            <w:rPr>
              <w:rFonts w:ascii="Times New Roman" w:hAnsi="Times New Roman" w:cs="Times New Roman"/>
              <w:noProof/>
              <w:lang w:val="en-US"/>
            </w:rPr>
            <w:t>[2]</w:t>
          </w:r>
          <w:r w:rsidR="0034590E">
            <w:rPr>
              <w:rFonts w:ascii="Times New Roman" w:hAnsi="Times New Roman" w:cs="Times New Roman"/>
              <w:noProof/>
            </w:rPr>
            <w:fldChar w:fldCharType="end"/>
          </w:r>
        </w:sdtContent>
      </w:sdt>
      <w:bookmarkEnd w:id="174"/>
    </w:p>
    <w:p w14:paraId="6A16757A" w14:textId="695248C0" w:rsidR="00BA0BAE" w:rsidRPr="00BA0BAE" w:rsidRDefault="00FA3D92" w:rsidP="00540972">
      <w:pPr>
        <w:ind w:firstLine="720"/>
      </w:pPr>
      <w:r>
        <w:t>Different m</w:t>
      </w:r>
      <w:r w:rsidR="00BA0BAE" w:rsidRPr="00BA0BAE">
        <w:t xml:space="preserve">aterials have a unique reflectance pattern, </w:t>
      </w:r>
      <w:r w:rsidR="00E17DFF">
        <w:t>like</w:t>
      </w:r>
      <w:r>
        <w:t xml:space="preserve"> </w:t>
      </w:r>
      <w:ins w:id="175" w:author="John Gallino" w:date="2021-12-03T13:14:00Z">
        <w:r w:rsidR="009D4FE1">
          <w:t xml:space="preserve">a </w:t>
        </w:r>
      </w:ins>
      <w:r w:rsidR="00BA0BAE" w:rsidRPr="00BA0BAE">
        <w:t>fingerprint</w:t>
      </w:r>
      <w:del w:id="176" w:author="John Gallino" w:date="2021-12-03T13:14:00Z">
        <w:r w:rsidDel="009D4FE1">
          <w:delText>s</w:delText>
        </w:r>
      </w:del>
      <w:r w:rsidR="00BA0BAE" w:rsidRPr="00BA0BAE">
        <w:t>. A material like silica reflects energy across the EM spectrum in a very different way than water vapor, or soil, or iron. Thus, by utilizing hyperspectral imaging sensors, scientists can log these patterns</w:t>
      </w:r>
      <w:r w:rsidR="00540972">
        <w:t xml:space="preserve"> – referred to as a </w:t>
      </w:r>
      <w:r w:rsidR="00540972" w:rsidRPr="00540972">
        <w:rPr>
          <w:i/>
          <w:iCs/>
        </w:rPr>
        <w:t>spectral signature</w:t>
      </w:r>
      <w:r w:rsidR="00540972">
        <w:t xml:space="preserve"> –</w:t>
      </w:r>
      <w:r w:rsidR="00BA0BAE" w:rsidRPr="00BA0BAE">
        <w:t xml:space="preserve"> from known material samples, store them in a </w:t>
      </w:r>
      <w:r w:rsidR="00540972">
        <w:t xml:space="preserve">database known as a </w:t>
      </w:r>
      <w:r w:rsidR="00540972">
        <w:rPr>
          <w:i/>
          <w:iCs/>
        </w:rPr>
        <w:t>spectral library</w:t>
      </w:r>
      <w:r w:rsidR="00540972">
        <w:t>,</w:t>
      </w:r>
      <w:r w:rsidR="00BA0BAE" w:rsidRPr="00BA0BAE">
        <w:t xml:space="preserve"> and then refer to that database in the future to identify unknown materials in the field </w:t>
      </w:r>
      <w:sdt>
        <w:sdtPr>
          <w:id w:val="1218013836"/>
          <w:citation/>
        </w:sdtPr>
        <w:sdtEndPr/>
        <w:sdtContent>
          <w:r w:rsidR="00BA0BAE" w:rsidRPr="00BA0BAE">
            <w:fldChar w:fldCharType="begin"/>
          </w:r>
          <w:r w:rsidR="00BA0BAE" w:rsidRPr="00BA0BAE">
            <w:rPr>
              <w:lang w:val="en-US"/>
            </w:rPr>
            <w:instrText xml:space="preserve"> CITATION Hyp \l 1033 </w:instrText>
          </w:r>
          <w:r w:rsidR="00BA0BAE" w:rsidRPr="00BA0BAE">
            <w:fldChar w:fldCharType="separate"/>
          </w:r>
          <w:r w:rsidR="00296B43" w:rsidRPr="00296B43">
            <w:rPr>
              <w:noProof/>
              <w:lang w:val="en-US"/>
            </w:rPr>
            <w:t>[3]</w:t>
          </w:r>
          <w:r w:rsidR="00BA0BAE" w:rsidRPr="00BA0BAE">
            <w:fldChar w:fldCharType="end"/>
          </w:r>
        </w:sdtContent>
      </w:sdt>
      <w:r w:rsidR="00BA0BAE" w:rsidRPr="00BA0BAE">
        <w:t xml:space="preserve">. </w:t>
      </w:r>
      <w:r w:rsidR="00835841">
        <w:t xml:space="preserve">Figure 2 </w:t>
      </w:r>
      <w:r w:rsidR="00695CE9">
        <w:t>displays</w:t>
      </w:r>
      <w:r w:rsidR="00835841">
        <w:t xml:space="preserve"> the spectral signature of three different minerals.</w:t>
      </w:r>
    </w:p>
    <w:p w14:paraId="46C44367" w14:textId="1A38863B" w:rsidR="00BA0BAE" w:rsidRDefault="00BA0BAE" w:rsidP="00BA0BAE">
      <w:pPr>
        <w:keepNext/>
        <w:jc w:val="center"/>
      </w:pPr>
      <w:r>
        <w:rPr>
          <w:noProof/>
          <w:sz w:val="24"/>
          <w:szCs w:val="24"/>
        </w:rPr>
        <w:lastRenderedPageBreak/>
        <w:drawing>
          <wp:inline distT="114300" distB="114300" distL="114300" distR="114300" wp14:anchorId="70ADA456" wp14:editId="7B8190E6">
            <wp:extent cx="5253063" cy="1754505"/>
            <wp:effectExtent l="0" t="0" r="5080" b="0"/>
            <wp:docPr id="7" name="image3.png"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descr="Chart, line chart&#10;&#10;Description automatically generated"/>
                    <pic:cNvPicPr preferRelativeResize="0"/>
                  </pic:nvPicPr>
                  <pic:blipFill rotWithShape="1">
                    <a:blip r:embed="rId16"/>
                    <a:srcRect l="9968" r="13384"/>
                    <a:stretch/>
                  </pic:blipFill>
                  <pic:spPr bwMode="auto">
                    <a:xfrm>
                      <a:off x="0" y="0"/>
                      <a:ext cx="5256485" cy="1755648"/>
                    </a:xfrm>
                    <a:prstGeom prst="rect">
                      <a:avLst/>
                    </a:prstGeom>
                    <a:ln>
                      <a:noFill/>
                    </a:ln>
                    <a:extLst>
                      <a:ext uri="{53640926-AAD7-44D8-BBD7-CCE9431645EC}">
                        <a14:shadowObscured xmlns:a14="http://schemas.microsoft.com/office/drawing/2010/main"/>
                      </a:ext>
                    </a:extLst>
                  </pic:spPr>
                </pic:pic>
              </a:graphicData>
            </a:graphic>
          </wp:inline>
        </w:drawing>
      </w:r>
    </w:p>
    <w:p w14:paraId="435DA10B" w14:textId="2C913F7E" w:rsidR="00AD7247" w:rsidRDefault="00BA0BAE" w:rsidP="00BA0BAE">
      <w:pPr>
        <w:pStyle w:val="Caption"/>
        <w:jc w:val="center"/>
      </w:pPr>
      <w:bookmarkStart w:id="177" w:name="_Toc89251485"/>
      <w:r>
        <w:t xml:space="preserve">Figure </w:t>
      </w:r>
      <w:fldSimple w:instr=" SEQ Figure \* ARABIC ">
        <w:r w:rsidR="00B11F53">
          <w:rPr>
            <w:noProof/>
          </w:rPr>
          <w:t>2</w:t>
        </w:r>
      </w:fldSimple>
      <w:r>
        <w:t xml:space="preserve"> Example spectral signatures of three minerals</w:t>
      </w:r>
      <w:r w:rsidR="002241D6">
        <w:t xml:space="preserve"> </w:t>
      </w:r>
      <w:sdt>
        <w:sdtPr>
          <w:id w:val="-426112437"/>
          <w:citation/>
        </w:sdtPr>
        <w:sdtEndPr/>
        <w:sdtContent>
          <w:r w:rsidR="002241D6">
            <w:fldChar w:fldCharType="begin"/>
          </w:r>
          <w:r w:rsidR="002241D6">
            <w:rPr>
              <w:lang w:val="en-US"/>
            </w:rPr>
            <w:instrText xml:space="preserve">CITATION Nas1 \l 1033 </w:instrText>
          </w:r>
          <w:r w:rsidR="002241D6">
            <w:fldChar w:fldCharType="separate"/>
          </w:r>
          <w:r w:rsidR="00296B43" w:rsidRPr="00296B43">
            <w:rPr>
              <w:noProof/>
              <w:lang w:val="en-US"/>
            </w:rPr>
            <w:t>[2]</w:t>
          </w:r>
          <w:r w:rsidR="002241D6">
            <w:fldChar w:fldCharType="end"/>
          </w:r>
        </w:sdtContent>
      </w:sdt>
      <w:bookmarkEnd w:id="177"/>
    </w:p>
    <w:p w14:paraId="7F56D265" w14:textId="35AC0FB9" w:rsidR="00ED2330" w:rsidRDefault="00ED2330" w:rsidP="00540972">
      <w:pPr>
        <w:ind w:firstLine="720"/>
      </w:pPr>
      <w:r w:rsidRPr="00ED2330">
        <w:t>This method of data capture can be used not only in a lab setting, but in aerial capture from planes or satellites. The Hyperion sensor</w:t>
      </w:r>
      <w:r w:rsidR="00540972">
        <w:t>, mounted aboard the Earth Observing-1 satellite,</w:t>
      </w:r>
      <w:r w:rsidRPr="00ED2330">
        <w:t xml:space="preserve"> captured hyperspectral imag</w:t>
      </w:r>
      <w:r w:rsidR="00540972">
        <w:t xml:space="preserve">es </w:t>
      </w:r>
      <w:r w:rsidRPr="00ED2330">
        <w:t xml:space="preserve">of the Earth’s surface from space from 2000 to 2017 </w:t>
      </w:r>
      <w:sdt>
        <w:sdtPr>
          <w:id w:val="1486738619"/>
          <w:citation/>
        </w:sdtPr>
        <w:sdtEndPr/>
        <w:sdtContent>
          <w:r w:rsidRPr="00ED2330">
            <w:fldChar w:fldCharType="begin"/>
          </w:r>
          <w:r w:rsidR="00664010">
            <w:rPr>
              <w:lang w:val="en-US"/>
            </w:rPr>
            <w:instrText xml:space="preserve">CITATION NAS \l 1033 </w:instrText>
          </w:r>
          <w:r w:rsidRPr="00ED2330">
            <w:fldChar w:fldCharType="separate"/>
          </w:r>
          <w:r w:rsidR="00296B43" w:rsidRPr="00296B43">
            <w:rPr>
              <w:noProof/>
              <w:lang w:val="en-US"/>
            </w:rPr>
            <w:t>[4]</w:t>
          </w:r>
          <w:r w:rsidRPr="00ED2330">
            <w:fldChar w:fldCharType="end"/>
          </w:r>
        </w:sdtContent>
      </w:sdt>
      <w:r w:rsidRPr="00ED2330">
        <w:t xml:space="preserve">. </w:t>
      </w:r>
      <w:commentRangeStart w:id="178"/>
      <w:r w:rsidR="0054084F">
        <w:t>Figure 1</w:t>
      </w:r>
      <w:commentRangeEnd w:id="178"/>
      <w:r w:rsidR="00FA3D92">
        <w:rPr>
          <w:rStyle w:val="CommentReference"/>
        </w:rPr>
        <w:commentReference w:id="178"/>
      </w:r>
      <w:r w:rsidR="0054084F">
        <w:t xml:space="preserve"> displays the difference in spectral sensitivity between the </w:t>
      </w:r>
      <w:r w:rsidR="00A36636">
        <w:t xml:space="preserve">NASA’s </w:t>
      </w:r>
      <w:r w:rsidR="0054084F">
        <w:t xml:space="preserve">Hyperion sensor and </w:t>
      </w:r>
      <w:r w:rsidR="00A36636">
        <w:t>Advanced Land Imager</w:t>
      </w:r>
      <w:r w:rsidR="00F30AE5">
        <w:t xml:space="preserve"> sensor</w:t>
      </w:r>
      <w:r w:rsidR="00654123">
        <w:t xml:space="preserve">, </w:t>
      </w:r>
      <w:r w:rsidR="00022F86">
        <w:t>both present on the Earth Observing-1 satellite</w:t>
      </w:r>
      <w:r w:rsidR="0040326C">
        <w:t xml:space="preserve"> </w:t>
      </w:r>
      <w:sdt>
        <w:sdtPr>
          <w:id w:val="-1897813995"/>
          <w:citation/>
        </w:sdtPr>
        <w:sdtEndPr/>
        <w:sdtContent>
          <w:r w:rsidR="0040326C">
            <w:fldChar w:fldCharType="begin"/>
          </w:r>
          <w:r w:rsidR="0040326C">
            <w:rPr>
              <w:lang w:val="en-US"/>
            </w:rPr>
            <w:instrText xml:space="preserve"> CITATION Nas1 \l 1033 </w:instrText>
          </w:r>
          <w:r w:rsidR="0040326C">
            <w:fldChar w:fldCharType="separate"/>
          </w:r>
          <w:r w:rsidR="0040326C" w:rsidRPr="0040326C">
            <w:rPr>
              <w:noProof/>
              <w:lang w:val="en-US"/>
            </w:rPr>
            <w:t>[2]</w:t>
          </w:r>
          <w:r w:rsidR="0040326C">
            <w:fldChar w:fldCharType="end"/>
          </w:r>
        </w:sdtContent>
      </w:sdt>
      <w:r w:rsidR="00A36636">
        <w:t>.</w:t>
      </w:r>
      <w:ins w:id="179" w:author="John Gallino" w:date="2021-12-03T13:14:00Z">
        <w:r w:rsidR="009D4FE1">
          <w:t xml:space="preserve"> The </w:t>
        </w:r>
      </w:ins>
      <w:ins w:id="180" w:author="John Gallino" w:date="2021-12-03T13:15:00Z">
        <w:r w:rsidR="009D4FE1">
          <w:t xml:space="preserve">upper row in the figure shows the </w:t>
        </w:r>
      </w:ins>
      <w:ins w:id="181" w:author="John Gallino" w:date="2021-12-03T13:17:00Z">
        <w:r w:rsidR="009D4FE1">
          <w:t>9 separate, coarse bands of the ALI sensor</w:t>
        </w:r>
      </w:ins>
      <w:ins w:id="182" w:author="John Gallino" w:date="2021-12-03T13:16:00Z">
        <w:r w:rsidR="009D4FE1">
          <w:t>, while below that are</w:t>
        </w:r>
      </w:ins>
      <w:ins w:id="183" w:author="John Gallino" w:date="2021-12-03T13:18:00Z">
        <w:r w:rsidR="009D4FE1">
          <w:t xml:space="preserve"> displayed</w:t>
        </w:r>
      </w:ins>
      <w:ins w:id="184" w:author="John Gallino" w:date="2021-12-03T13:16:00Z">
        <w:r w:rsidR="009D4FE1">
          <w:t xml:space="preserve"> the 220 narrow</w:t>
        </w:r>
      </w:ins>
      <w:ins w:id="185" w:author="John Gallino" w:date="2021-12-03T13:18:00Z">
        <w:r w:rsidR="009D4FE1">
          <w:t>,</w:t>
        </w:r>
      </w:ins>
      <w:ins w:id="186" w:author="John Gallino" w:date="2021-12-03T13:16:00Z">
        <w:r w:rsidR="009D4FE1">
          <w:t xml:space="preserve"> </w:t>
        </w:r>
      </w:ins>
      <w:ins w:id="187" w:author="John Gallino" w:date="2021-12-03T13:18:00Z">
        <w:r w:rsidR="00664252">
          <w:t>contiguous</w:t>
        </w:r>
      </w:ins>
      <w:ins w:id="188" w:author="John Gallino" w:date="2021-12-03T13:16:00Z">
        <w:r w:rsidR="009D4FE1">
          <w:t xml:space="preserve"> bands of the Hyperion sensor.</w:t>
        </w:r>
      </w:ins>
      <w:r w:rsidR="00A36636">
        <w:t xml:space="preserve"> </w:t>
      </w:r>
      <w:r w:rsidRPr="00ED2330">
        <w:t>Data collected from this sensor is possibly the largest open source of hyperspectral imagery available to the public as of this writing, with over 80,000 images available for download from the United States Geological Survey’s</w:t>
      </w:r>
      <w:r w:rsidR="00FA3D92">
        <w:t xml:space="preserve"> (USGS)</w:t>
      </w:r>
      <w:r w:rsidRPr="00ED2330">
        <w:t xml:space="preserve"> </w:t>
      </w:r>
      <w:proofErr w:type="spellStart"/>
      <w:r w:rsidRPr="00ED2330">
        <w:t>EarthExplorer</w:t>
      </w:r>
      <w:proofErr w:type="spellEnd"/>
      <w:r w:rsidRPr="00ED2330">
        <w:t xml:space="preserve"> online tool </w:t>
      </w:r>
      <w:sdt>
        <w:sdtPr>
          <w:id w:val="-166170711"/>
          <w:citation/>
        </w:sdtPr>
        <w:sdtEndPr/>
        <w:sdtContent>
          <w:r w:rsidRPr="00ED2330">
            <w:fldChar w:fldCharType="begin"/>
          </w:r>
          <w:r w:rsidRPr="00ED2330">
            <w:rPr>
              <w:lang w:val="en-US"/>
            </w:rPr>
            <w:instrText xml:space="preserve"> CITATION USG \l 1033 </w:instrText>
          </w:r>
          <w:r w:rsidRPr="00ED2330">
            <w:fldChar w:fldCharType="separate"/>
          </w:r>
          <w:r w:rsidR="00296B43" w:rsidRPr="00296B43">
            <w:rPr>
              <w:noProof/>
              <w:lang w:val="en-US"/>
            </w:rPr>
            <w:t>[5]</w:t>
          </w:r>
          <w:r w:rsidRPr="00ED2330">
            <w:fldChar w:fldCharType="end"/>
          </w:r>
        </w:sdtContent>
      </w:sdt>
      <w:r w:rsidRPr="00ED2330">
        <w:t xml:space="preserve">. Aerial capture of HSI is particularly useful for mining, agriculture, and many fields of earth science </w:t>
      </w:r>
      <w:sdt>
        <w:sdtPr>
          <w:id w:val="-2036956083"/>
          <w:citation/>
        </w:sdtPr>
        <w:sdtEndPr/>
        <w:sdtContent>
          <w:r w:rsidRPr="00ED2330">
            <w:fldChar w:fldCharType="begin"/>
          </w:r>
          <w:r w:rsidRPr="00ED2330">
            <w:rPr>
              <w:lang w:val="en-US"/>
            </w:rPr>
            <w:instrText xml:space="preserve"> CITATION Hyp \l 1033 </w:instrText>
          </w:r>
          <w:r w:rsidRPr="00ED2330">
            <w:fldChar w:fldCharType="separate"/>
          </w:r>
          <w:r w:rsidR="00296B43" w:rsidRPr="00296B43">
            <w:rPr>
              <w:noProof/>
              <w:lang w:val="en-US"/>
            </w:rPr>
            <w:t>[3]</w:t>
          </w:r>
          <w:r w:rsidRPr="00ED2330">
            <w:fldChar w:fldCharType="end"/>
          </w:r>
        </w:sdtContent>
      </w:sdt>
      <w:r w:rsidRPr="00ED2330">
        <w:t xml:space="preserve">. HSI technology can be used to measure the health of crops, rainforests, or coral reefs, or to see through the smoke of a forest fire </w:t>
      </w:r>
      <w:sdt>
        <w:sdtPr>
          <w:id w:val="146178792"/>
          <w:citation/>
        </w:sdtPr>
        <w:sdtEndPr/>
        <w:sdtContent>
          <w:r w:rsidRPr="00ED2330">
            <w:fldChar w:fldCharType="begin"/>
          </w:r>
          <w:r w:rsidRPr="00ED2330">
            <w:rPr>
              <w:lang w:val="en-US"/>
            </w:rPr>
            <w:instrText xml:space="preserve"> CITATION Hyp21 \l 1033 </w:instrText>
          </w:r>
          <w:r w:rsidRPr="00ED2330">
            <w:fldChar w:fldCharType="separate"/>
          </w:r>
          <w:r w:rsidR="00296B43" w:rsidRPr="00296B43">
            <w:rPr>
              <w:noProof/>
              <w:lang w:val="en-US"/>
            </w:rPr>
            <w:t>[6]</w:t>
          </w:r>
          <w:r w:rsidRPr="00ED2330">
            <w:fldChar w:fldCharType="end"/>
          </w:r>
        </w:sdtContent>
      </w:sdt>
      <w:r w:rsidRPr="00ED2330">
        <w:t>.</w:t>
      </w:r>
    </w:p>
    <w:p w14:paraId="53F55EE8" w14:textId="301C051B" w:rsidR="00ED2330" w:rsidRPr="008E4CFF" w:rsidRDefault="004473C0" w:rsidP="0014361C">
      <w:pPr>
        <w:pStyle w:val="Heading2"/>
        <w:numPr>
          <w:ilvl w:val="1"/>
          <w:numId w:val="8"/>
        </w:numPr>
      </w:pPr>
      <w:bookmarkStart w:id="189" w:name="_Toc89434073"/>
      <w:r w:rsidRPr="008E4CFF">
        <w:t>Obstacles in</w:t>
      </w:r>
      <w:r w:rsidR="00325A45" w:rsidRPr="008E4CFF">
        <w:t xml:space="preserve"> Hyperspectral Imaging</w:t>
      </w:r>
      <w:bookmarkEnd w:id="189"/>
    </w:p>
    <w:p w14:paraId="0746BCC8" w14:textId="0338C4EA" w:rsidR="00ED2330" w:rsidRPr="00ED2330" w:rsidRDefault="00ED2330" w:rsidP="00540972">
      <w:pPr>
        <w:ind w:firstLine="720"/>
      </w:pPr>
      <w:r w:rsidRPr="00ED2330">
        <w:t>Because hyperspectral imaging is a relatively young technology, it is still hindered by several issues that present challenges to data scientists. One issue</w:t>
      </w:r>
      <w:r w:rsidR="00325A45">
        <w:t xml:space="preserve"> facing researchers</w:t>
      </w:r>
      <w:r w:rsidRPr="00ED2330">
        <w:t xml:space="preserve"> is the size </w:t>
      </w:r>
      <w:r w:rsidR="00325A45">
        <w:t xml:space="preserve">and quantity </w:t>
      </w:r>
      <w:r w:rsidRPr="00ED2330">
        <w:t xml:space="preserve">of the data captured. Compared to typical digital images which </w:t>
      </w:r>
      <w:r w:rsidRPr="00ED2330">
        <w:lastRenderedPageBreak/>
        <w:t xml:space="preserve">contain three values per pixel (red, green, and blue), </w:t>
      </w:r>
      <w:r w:rsidR="00325A45">
        <w:t>hyperspectral</w:t>
      </w:r>
      <w:r w:rsidRPr="00ED2330">
        <w:t xml:space="preserve"> images </w:t>
      </w:r>
      <w:r w:rsidR="00325A45">
        <w:t xml:space="preserve">often </w:t>
      </w:r>
      <w:r w:rsidRPr="00ED2330">
        <w:t>contain hundreds of values per pixel. Scans from the Hyperion sensor, which records roughly 220 bands, contain 2</w:t>
      </w:r>
      <w:r w:rsidR="00780A5B">
        <w:t>42</w:t>
      </w:r>
      <w:r w:rsidRPr="00ED2330">
        <w:t xml:space="preserve"> values for every pixel in the image</w:t>
      </w:r>
      <w:r w:rsidR="00780A5B">
        <w:t xml:space="preserve"> (</w:t>
      </w:r>
      <w:del w:id="190" w:author="John Gallino" w:date="2021-12-03T13:20:00Z">
        <w:r w:rsidR="00FA3D92" w:rsidDel="0014361C">
          <w:delText xml:space="preserve">it </w:delText>
        </w:r>
        <w:r w:rsidR="00B50981" w:rsidDel="0014361C">
          <w:delText xml:space="preserve">includes </w:delText>
        </w:r>
      </w:del>
      <w:ins w:id="191" w:author="John Gallino" w:date="2021-12-03T13:20:00Z">
        <w:r w:rsidR="0014361C">
          <w:t xml:space="preserve">including </w:t>
        </w:r>
      </w:ins>
      <w:r w:rsidR="00B50981">
        <w:t>bands with unusable data)</w:t>
      </w:r>
      <w:sdt>
        <w:sdtPr>
          <w:id w:val="-2054761970"/>
          <w:citation/>
        </w:sdtPr>
        <w:sdtEndPr/>
        <w:sdtContent>
          <w:r w:rsidRPr="00ED2330">
            <w:fldChar w:fldCharType="begin"/>
          </w:r>
          <w:r w:rsidR="00664010">
            <w:rPr>
              <w:lang w:val="en-US"/>
            </w:rPr>
            <w:instrText xml:space="preserve">CITATION NAS \l 1033 </w:instrText>
          </w:r>
          <w:r w:rsidRPr="00ED2330">
            <w:fldChar w:fldCharType="separate"/>
          </w:r>
          <w:r w:rsidR="00296B43">
            <w:rPr>
              <w:noProof/>
              <w:lang w:val="en-US"/>
            </w:rPr>
            <w:t xml:space="preserve"> </w:t>
          </w:r>
          <w:r w:rsidR="00296B43" w:rsidRPr="00296B43">
            <w:rPr>
              <w:noProof/>
              <w:lang w:val="en-US"/>
            </w:rPr>
            <w:t>[4]</w:t>
          </w:r>
          <w:r w:rsidRPr="00ED2330">
            <w:fldChar w:fldCharType="end"/>
          </w:r>
        </w:sdtContent>
      </w:sdt>
      <w:sdt>
        <w:sdtPr>
          <w:id w:val="1449203435"/>
          <w:citation/>
        </w:sdtPr>
        <w:sdtEndPr/>
        <w:sdtContent>
          <w:r w:rsidR="000E1467">
            <w:fldChar w:fldCharType="begin"/>
          </w:r>
          <w:r w:rsidR="000E1467">
            <w:rPr>
              <w:lang w:val="en-US"/>
            </w:rPr>
            <w:instrText xml:space="preserve"> CITATION Arc1 \l 1033 </w:instrText>
          </w:r>
          <w:r w:rsidR="000E1467">
            <w:fldChar w:fldCharType="separate"/>
          </w:r>
          <w:r w:rsidR="00296B43">
            <w:rPr>
              <w:noProof/>
              <w:lang w:val="en-US"/>
            </w:rPr>
            <w:t xml:space="preserve"> </w:t>
          </w:r>
          <w:r w:rsidR="00296B43" w:rsidRPr="00296B43">
            <w:rPr>
              <w:noProof/>
              <w:lang w:val="en-US"/>
            </w:rPr>
            <w:t>[7]</w:t>
          </w:r>
          <w:r w:rsidR="000E1467">
            <w:fldChar w:fldCharType="end"/>
          </w:r>
        </w:sdtContent>
      </w:sdt>
      <w:r w:rsidRPr="00ED2330">
        <w:t xml:space="preserve">. This </w:t>
      </w:r>
      <w:r w:rsidR="00325A45">
        <w:t>results in</w:t>
      </w:r>
      <w:r w:rsidRPr="00ED2330">
        <w:t xml:space="preserve"> a single hyperspectral image </w:t>
      </w:r>
      <w:r w:rsidR="00325A45">
        <w:t>containing</w:t>
      </w:r>
      <w:r w:rsidRPr="00ED2330">
        <w:t xml:space="preserve"> 200 to 400 megabytes of data. Working with a satellite that captures images 24 hours a day, this quickly adds up to many terabytes of data that must be stored on site or transmitted back to Earth. For data scientists, this immense amount of information is </w:t>
      </w:r>
      <w:r w:rsidR="00325A45">
        <w:t>sometimes</w:t>
      </w:r>
      <w:r w:rsidRPr="00ED2330">
        <w:t xml:space="preserve"> more than necessary to perform material classification or other analytical tasks, so they rely on dimensionality reduction techniques that isolate the most relevant information.</w:t>
      </w:r>
    </w:p>
    <w:p w14:paraId="3FC4F79C" w14:textId="4094FBC8" w:rsidR="00ED2330" w:rsidRPr="00ED2330" w:rsidRDefault="00ED2330" w:rsidP="00540972">
      <w:pPr>
        <w:ind w:firstLine="720"/>
      </w:pPr>
      <w:r w:rsidRPr="00ED2330">
        <w:t xml:space="preserve">The outstanding spectral resolution of hyperspectral images means spatial resolution </w:t>
      </w:r>
      <w:r w:rsidR="00325A45">
        <w:t>is often</w:t>
      </w:r>
      <w:r w:rsidRPr="00ED2330">
        <w:t xml:space="preserve"> sacrificed. </w:t>
      </w:r>
      <w:r w:rsidRPr="00ED2330">
        <w:rPr>
          <w:i/>
          <w:iCs/>
        </w:rPr>
        <w:t>Spatial resolution</w:t>
      </w:r>
      <w:r w:rsidRPr="00ED2330">
        <w:t xml:space="preserve"> is defined as the real-world area covered by a single pixel in an image </w:t>
      </w:r>
      <w:sdt>
        <w:sdtPr>
          <w:id w:val="-427658298"/>
          <w:citation/>
        </w:sdtPr>
        <w:sdtEndPr/>
        <w:sdtContent>
          <w:r w:rsidRPr="00ED2330">
            <w:fldChar w:fldCharType="begin"/>
          </w:r>
          <w:r w:rsidRPr="00ED2330">
            <w:rPr>
              <w:lang w:val="en-US"/>
            </w:rPr>
            <w:instrText xml:space="preserve"> CITATION Ear \l 1033 </w:instrText>
          </w:r>
          <w:r w:rsidRPr="00ED2330">
            <w:fldChar w:fldCharType="separate"/>
          </w:r>
          <w:r w:rsidR="00296B43" w:rsidRPr="00296B43">
            <w:rPr>
              <w:noProof/>
              <w:lang w:val="en-US"/>
            </w:rPr>
            <w:t>[9]</w:t>
          </w:r>
          <w:r w:rsidRPr="00ED2330">
            <w:fldChar w:fldCharType="end"/>
          </w:r>
        </w:sdtContent>
      </w:sdt>
      <w:r w:rsidRPr="00ED2330">
        <w:t xml:space="preserve">. </w:t>
      </w:r>
      <w:r w:rsidR="00FA3D92" w:rsidRPr="00ED2330">
        <w:t>In factory settings, hyperspectral image sensors used along assembly lines to assess product quality are often recording images of only a few hundred pixels</w:t>
      </w:r>
      <w:r w:rsidR="00FA3D92">
        <w:t xml:space="preserve"> </w:t>
      </w:r>
      <w:sdt>
        <w:sdtPr>
          <w:id w:val="-675337236"/>
          <w:citation/>
        </w:sdtPr>
        <w:sdtEndPr/>
        <w:sdtContent>
          <w:r w:rsidR="00FA3D92">
            <w:fldChar w:fldCharType="begin"/>
          </w:r>
          <w:r w:rsidR="00FA3D92">
            <w:rPr>
              <w:lang w:val="en-US"/>
            </w:rPr>
            <w:instrText xml:space="preserve"> CITATION Res211 \l 1033 </w:instrText>
          </w:r>
          <w:r w:rsidR="00FA3D92">
            <w:fldChar w:fldCharType="separate"/>
          </w:r>
          <w:r w:rsidR="00FA3D92" w:rsidRPr="00296B43">
            <w:rPr>
              <w:noProof/>
              <w:lang w:val="en-US"/>
            </w:rPr>
            <w:t>[8]</w:t>
          </w:r>
          <w:r w:rsidR="00FA3D92">
            <w:fldChar w:fldCharType="end"/>
          </w:r>
        </w:sdtContent>
      </w:sdt>
      <w:r w:rsidR="00FA3D92" w:rsidRPr="00ED2330">
        <w:t>. The spectral information of these few pixels is usually enough to identify bruises on fruit or sugar content in potatoes.</w:t>
      </w:r>
      <w:r w:rsidR="00FA3D92">
        <w:t xml:space="preserve"> </w:t>
      </w:r>
      <w:r w:rsidRPr="00ED2330">
        <w:t xml:space="preserve">Satellite hyperspectral imagery does not have nearly the spatial resolution one might find on Google Maps Satellite View. White lines on roads are clearly visible from Google’s satellites in most areas, indicating a spatial resolution of only a few inches. In contrast, a single pixel in a Hyperion scan represents an area of 30 square meters </w:t>
      </w:r>
      <w:sdt>
        <w:sdtPr>
          <w:id w:val="-346178956"/>
          <w:citation/>
        </w:sdtPr>
        <w:sdtEndPr/>
        <w:sdtContent>
          <w:r w:rsidRPr="00ED2330">
            <w:fldChar w:fldCharType="begin"/>
          </w:r>
          <w:r w:rsidR="00664010">
            <w:rPr>
              <w:lang w:val="en-US"/>
            </w:rPr>
            <w:instrText xml:space="preserve">CITATION NAS \l 1033 </w:instrText>
          </w:r>
          <w:r w:rsidRPr="00ED2330">
            <w:fldChar w:fldCharType="separate"/>
          </w:r>
          <w:r w:rsidR="00296B43" w:rsidRPr="00296B43">
            <w:rPr>
              <w:noProof/>
              <w:lang w:val="en-US"/>
            </w:rPr>
            <w:t>[4]</w:t>
          </w:r>
          <w:r w:rsidRPr="00ED2330">
            <w:fldChar w:fldCharType="end"/>
          </w:r>
        </w:sdtContent>
      </w:sdt>
      <w:r w:rsidRPr="00ED2330">
        <w:t>. Thus, when speaking about satellite hyperspectral imagery, it is often impossible to distinguish any structure smaller than a large building or highway</w:t>
      </w:r>
      <w:r w:rsidR="00325A45">
        <w:t xml:space="preserve"> as of this writing</w:t>
      </w:r>
      <w:r w:rsidRPr="00ED2330">
        <w:t xml:space="preserve">. This limitation can be addressed to an extent by bringing the sensor closer to the subject (i.e., flying the sensor lower to the ground or using a plane or unmanned drone instead of satellites). </w:t>
      </w:r>
    </w:p>
    <w:p w14:paraId="025BE2EF" w14:textId="1B3260E4" w:rsidR="00ED2330" w:rsidRPr="00ED2330" w:rsidRDefault="00ED2330" w:rsidP="00540972">
      <w:pPr>
        <w:ind w:firstLine="720"/>
      </w:pPr>
      <w:r w:rsidRPr="00ED2330">
        <w:t xml:space="preserve">Once one has a hyperspectral scan of their research area, what is next? A farmer may be interested to know if one area of their soy field has higher iron content than another. A biologist may be scanning a forest for the presence of a particular damaging </w:t>
      </w:r>
      <w:r w:rsidRPr="00ED2330">
        <w:lastRenderedPageBreak/>
        <w:t xml:space="preserve">fungus. A city planner may be interested in measuring the growing number of buildings in a particular area over the past decade. Central to </w:t>
      </w:r>
      <w:r w:rsidR="00540972" w:rsidRPr="00ED2330">
        <w:t>all</w:t>
      </w:r>
      <w:r w:rsidRPr="00ED2330">
        <w:t xml:space="preserve"> these tasks is the classification of pixel data. Considering HSI’s poor spatial resolution, a single pixel in an image usually does not contain a uniform material, but a blend of several different materials. Determining the makeup of this combination is known as ‘</w:t>
      </w:r>
      <w:r w:rsidR="00325A45">
        <w:t xml:space="preserve">spectral </w:t>
      </w:r>
      <w:r w:rsidRPr="00ED2330">
        <w:t xml:space="preserve">unmixing’ and is yet another challenge data scientists must reckon with </w:t>
      </w:r>
      <w:sdt>
        <w:sdtPr>
          <w:id w:val="-650208665"/>
          <w:citation/>
        </w:sdtPr>
        <w:sdtEndPr/>
        <w:sdtContent>
          <w:r w:rsidRPr="00ED2330">
            <w:fldChar w:fldCharType="begin"/>
          </w:r>
          <w:r w:rsidRPr="00ED2330">
            <w:rPr>
              <w:lang w:val="en-US"/>
            </w:rPr>
            <w:instrText xml:space="preserve"> CITATION Spe21 \l 1033 </w:instrText>
          </w:r>
          <w:r w:rsidRPr="00ED2330">
            <w:fldChar w:fldCharType="separate"/>
          </w:r>
          <w:r w:rsidR="00296B43" w:rsidRPr="00296B43">
            <w:rPr>
              <w:noProof/>
              <w:lang w:val="en-US"/>
            </w:rPr>
            <w:t>[10]</w:t>
          </w:r>
          <w:r w:rsidRPr="00ED2330">
            <w:fldChar w:fldCharType="end"/>
          </w:r>
        </w:sdtContent>
      </w:sdt>
      <w:r w:rsidRPr="00ED2330">
        <w:t xml:space="preserve">. </w:t>
      </w:r>
    </w:p>
    <w:p w14:paraId="1A1D9456" w14:textId="29247481" w:rsidR="00ED2330" w:rsidRPr="00ED2330" w:rsidRDefault="00ED2330" w:rsidP="00540972">
      <w:pPr>
        <w:ind w:firstLine="720"/>
      </w:pPr>
      <w:r w:rsidRPr="00ED2330">
        <w:t>For much of the past few decades, the lack of data standards also posed a challenge to researchers. As of this writing, there is no agreed upon standard for hyperspectral image data. This means HSI sensor manufacturers are recording data in whatever matter they see fit. While some sensors record every band of a single pixel before moving to the next pixel, others may</w:t>
      </w:r>
      <w:r w:rsidR="00192EFB">
        <w:t xml:space="preserve"> record</w:t>
      </w:r>
      <w:r w:rsidRPr="00ED2330">
        <w:t xml:space="preserve"> every pixel of one band before proceeding to the following band. </w:t>
      </w:r>
      <w:sdt>
        <w:sdtPr>
          <w:id w:val="-781565999"/>
          <w:citation/>
        </w:sdtPr>
        <w:sdtEndPr/>
        <w:sdtContent>
          <w:r w:rsidRPr="00ED2330">
            <w:fldChar w:fldCharType="begin"/>
          </w:r>
          <w:r w:rsidR="00EF43D0">
            <w:rPr>
              <w:lang w:val="en-US"/>
            </w:rPr>
            <w:instrText xml:space="preserve">CITATION Arc \l 1033 </w:instrText>
          </w:r>
          <w:r w:rsidRPr="00ED2330">
            <w:fldChar w:fldCharType="separate"/>
          </w:r>
          <w:r w:rsidR="00EF43D0" w:rsidRPr="00EF43D0">
            <w:rPr>
              <w:noProof/>
              <w:lang w:val="en-US"/>
            </w:rPr>
            <w:t>[11]</w:t>
          </w:r>
          <w:r w:rsidRPr="00ED2330">
            <w:fldChar w:fldCharType="end"/>
          </w:r>
        </w:sdtContent>
      </w:sdt>
      <w:r w:rsidRPr="00ED2330">
        <w:t xml:space="preserve"> These differences in methodologies create headaches for anyone developing software or algorithms to manipulate this data. The IEEE Standards Association, the group that establishes such rulings, has been working on this problem since 2018 </w:t>
      </w:r>
      <w:sdt>
        <w:sdtPr>
          <w:id w:val="-752275448"/>
          <w:citation/>
        </w:sdtPr>
        <w:sdtEndPr/>
        <w:sdtContent>
          <w:r w:rsidRPr="00ED2330">
            <w:fldChar w:fldCharType="begin"/>
          </w:r>
          <w:r w:rsidRPr="00ED2330">
            <w:rPr>
              <w:lang w:val="en-US"/>
            </w:rPr>
            <w:instrText xml:space="preserve"> CITATION IEE21 \l 1033 </w:instrText>
          </w:r>
          <w:r w:rsidRPr="00ED2330">
            <w:fldChar w:fldCharType="separate"/>
          </w:r>
          <w:r w:rsidR="00296B43" w:rsidRPr="00296B43">
            <w:rPr>
              <w:noProof/>
              <w:lang w:val="en-US"/>
            </w:rPr>
            <w:t>[12]</w:t>
          </w:r>
          <w:r w:rsidRPr="00ED2330">
            <w:fldChar w:fldCharType="end"/>
          </w:r>
        </w:sdtContent>
      </w:sdt>
      <w:r w:rsidRPr="00ED2330">
        <w:t xml:space="preserve"> , but have yet to complete their work as of </w:t>
      </w:r>
      <w:r w:rsidR="00325A45">
        <w:t>December</w:t>
      </w:r>
      <w:r w:rsidRPr="00ED2330">
        <w:t xml:space="preserve"> 2021. </w:t>
      </w:r>
    </w:p>
    <w:p w14:paraId="7BD072D8" w14:textId="77777777" w:rsidR="00ED2330" w:rsidRPr="00ED2330" w:rsidRDefault="00ED2330" w:rsidP="00540972">
      <w:pPr>
        <w:ind w:firstLine="360"/>
      </w:pPr>
      <w:r w:rsidRPr="00ED2330">
        <w:t xml:space="preserve">Regarding </w:t>
      </w:r>
      <w:r w:rsidRPr="00ED2330">
        <w:softHyphen/>
      </w:r>
      <w:r w:rsidRPr="00ED2330">
        <w:softHyphen/>
        <w:t>data analysis, the large number of variables when capturing data out in the field make data processing especially challenging. Although materials do have their own unique reflectance pattern, this pattern can be influenced by a variety of factors in the field, including time of day, time of year, angle of sunlight, intensity of sunlight, cloud cover, atmospheric haze, angle of the surface, and differences in light and shadow within the image. Furthermore, the HSI sensor in use may be more sensitive to some areas of the EM spectrum than others, further distorting captured reflectance values. In my own project, I took certain steps to minimize this issue, which will be discussed shortly.</w:t>
      </w:r>
    </w:p>
    <w:p w14:paraId="06D2C3E1" w14:textId="6F7B27B4" w:rsidR="00ED2330" w:rsidRPr="00ED2330" w:rsidRDefault="00D15644" w:rsidP="009E4AC1">
      <w:pPr>
        <w:pStyle w:val="Heading2"/>
        <w:numPr>
          <w:ilvl w:val="1"/>
          <w:numId w:val="8"/>
        </w:numPr>
      </w:pPr>
      <w:bookmarkStart w:id="192" w:name="_Toc89434074"/>
      <w:r>
        <w:lastRenderedPageBreak/>
        <w:t>Hyperspectral</w:t>
      </w:r>
      <w:r w:rsidR="00ED2330" w:rsidRPr="00ED2330">
        <w:t xml:space="preserve"> </w:t>
      </w:r>
      <w:r w:rsidR="007B5C97">
        <w:t>Data Processing Software</w:t>
      </w:r>
      <w:bookmarkStart w:id="193" w:name="_Hlk87820731"/>
      <w:bookmarkEnd w:id="192"/>
    </w:p>
    <w:bookmarkEnd w:id="193"/>
    <w:p w14:paraId="050178EA" w14:textId="77BE8AD3" w:rsidR="00192EFB" w:rsidRDefault="007B5C97" w:rsidP="008E4CFF">
      <w:pPr>
        <w:keepNext/>
        <w:ind w:firstLine="720"/>
        <w:rPr>
          <w:noProof/>
        </w:rPr>
      </w:pPr>
      <w:r>
        <w:rPr>
          <w:noProof/>
        </w:rPr>
        <mc:AlternateContent>
          <mc:Choice Requires="wps">
            <w:drawing>
              <wp:anchor distT="0" distB="0" distL="114300" distR="114300" simplePos="0" relativeHeight="251650560" behindDoc="0" locked="0" layoutInCell="1" allowOverlap="1" wp14:anchorId="5B665205" wp14:editId="261D48C7">
                <wp:simplePos x="0" y="0"/>
                <wp:positionH relativeFrom="column">
                  <wp:posOffset>2343062</wp:posOffset>
                </wp:positionH>
                <wp:positionV relativeFrom="paragraph">
                  <wp:posOffset>6782172</wp:posOffset>
                </wp:positionV>
                <wp:extent cx="381825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818255" cy="635"/>
                        </a:xfrm>
                        <a:prstGeom prst="rect">
                          <a:avLst/>
                        </a:prstGeom>
                        <a:solidFill>
                          <a:prstClr val="white"/>
                        </a:solidFill>
                        <a:ln>
                          <a:noFill/>
                        </a:ln>
                      </wps:spPr>
                      <wps:txbx>
                        <w:txbxContent>
                          <w:p w14:paraId="0713A8AD" w14:textId="00A68732" w:rsidR="00192EFB" w:rsidRPr="002D7C67" w:rsidRDefault="00192EFB" w:rsidP="00192EFB">
                            <w:pPr>
                              <w:pStyle w:val="Caption"/>
                              <w:rPr>
                                <w:sz w:val="26"/>
                                <w:szCs w:val="26"/>
                              </w:rPr>
                            </w:pPr>
                            <w:bookmarkStart w:id="194" w:name="_Toc89251486"/>
                            <w:r>
                              <w:t xml:space="preserve">Figure </w:t>
                            </w:r>
                            <w:fldSimple w:instr=" SEQ Figure \* ARABIC ">
                              <w:r w:rsidR="00B11F53">
                                <w:rPr>
                                  <w:noProof/>
                                </w:rPr>
                                <w:t>3</w:t>
                              </w:r>
                            </w:fldSimple>
                            <w:r w:rsidRPr="00F70A1B">
                              <w:t xml:space="preserve"> GERBIL software includes several innovative data visualization techniques</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665205" id="_x0000_t202" coordsize="21600,21600" o:spt="202" path="m,l,21600r21600,l21600,xe">
                <v:stroke joinstyle="miter"/>
                <v:path gradientshapeok="t" o:connecttype="rect"/>
              </v:shapetype>
              <v:shape id="Text Box 3" o:spid="_x0000_s1026" type="#_x0000_t202" style="position:absolute;left:0;text-align:left;margin-left:184.5pt;margin-top:534.05pt;width:300.65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" stroked="f">
                <v:textbox style="mso-fit-shape-to-text:t" inset="0,0,0,0">
                  <w:txbxContent>
                    <w:p w14:paraId="0713A8AD" w14:textId="00A68732" w:rsidR="00192EFB" w:rsidRPr="002D7C67" w:rsidRDefault="00192EFB" w:rsidP="00192EFB">
                      <w:pPr>
                        <w:pStyle w:val="Caption"/>
                        <w:rPr>
                          <w:sz w:val="26"/>
                          <w:szCs w:val="26"/>
                        </w:rPr>
                      </w:pPr>
                      <w:bookmarkStart w:id="195" w:name="_Toc89251486"/>
                      <w:r>
                        <w:t xml:space="preserve">Figure </w:t>
                      </w:r>
                      <w:fldSimple w:instr=" SEQ Figure \* ARABIC ">
                        <w:r w:rsidR="00B11F53">
                          <w:rPr>
                            <w:noProof/>
                          </w:rPr>
                          <w:t>3</w:t>
                        </w:r>
                      </w:fldSimple>
                      <w:r w:rsidRPr="00F70A1B">
                        <w:t xml:space="preserve"> GERBIL software includes several innovative data visualization techniques</w:t>
                      </w:r>
                      <w:bookmarkEnd w:id="195"/>
                    </w:p>
                  </w:txbxContent>
                </v:textbox>
                <w10:wrap type="square"/>
              </v:shape>
            </w:pict>
          </mc:Fallback>
        </mc:AlternateContent>
      </w:r>
      <w:r w:rsidR="00192EFB">
        <w:rPr>
          <w:noProof/>
        </w:rPr>
        <w:drawing>
          <wp:anchor distT="0" distB="0" distL="114300" distR="114300" simplePos="0" relativeHeight="251643392" behindDoc="0" locked="0" layoutInCell="1" allowOverlap="1" wp14:anchorId="63992CA8" wp14:editId="1B2451E2">
            <wp:simplePos x="0" y="0"/>
            <wp:positionH relativeFrom="column">
              <wp:posOffset>2270059</wp:posOffset>
            </wp:positionH>
            <wp:positionV relativeFrom="paragraph">
              <wp:posOffset>4421965</wp:posOffset>
            </wp:positionV>
            <wp:extent cx="3818255" cy="2291080"/>
            <wp:effectExtent l="0" t="0" r="0" b="0"/>
            <wp:wrapSquare wrapText="bothSides"/>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8255" cy="2291080"/>
                    </a:xfrm>
                    <a:prstGeom prst="rect">
                      <a:avLst/>
                    </a:prstGeom>
                    <a:noFill/>
                    <a:ln>
                      <a:noFill/>
                    </a:ln>
                  </pic:spPr>
                </pic:pic>
              </a:graphicData>
            </a:graphic>
          </wp:anchor>
        </w:drawing>
      </w:r>
      <w:r w:rsidR="00ED2330" w:rsidRPr="00ED2330">
        <w:t xml:space="preserve">Today there are many software packages that can read and analyze hyperspectral data. Many of these packages are provided by the same companies that manufacture HSI cameras. Examples include </w:t>
      </w:r>
      <w:proofErr w:type="spellStart"/>
      <w:r w:rsidR="00ED2330" w:rsidRPr="009E4AC1">
        <w:rPr>
          <w:i/>
          <w:iCs/>
        </w:rPr>
        <w:t>Resonon</w:t>
      </w:r>
      <w:proofErr w:type="spellEnd"/>
      <w:r w:rsidR="00ED2330" w:rsidRPr="00ED2330">
        <w:t xml:space="preserve"> with its </w:t>
      </w:r>
      <w:proofErr w:type="spellStart"/>
      <w:r w:rsidR="00ED2330" w:rsidRPr="00ED2330">
        <w:rPr>
          <w:i/>
          <w:iCs/>
        </w:rPr>
        <w:t>Spectronon</w:t>
      </w:r>
      <w:proofErr w:type="spellEnd"/>
      <w:r w:rsidR="00ED2330" w:rsidRPr="00ED2330">
        <w:t xml:space="preserve"> software </w:t>
      </w:r>
      <w:sdt>
        <w:sdtPr>
          <w:id w:val="-400208397"/>
          <w:citation/>
        </w:sdtPr>
        <w:sdtEndPr/>
        <w:sdtContent>
          <w:r w:rsidR="00ED2330" w:rsidRPr="00ED2330">
            <w:fldChar w:fldCharType="begin"/>
          </w:r>
          <w:r w:rsidR="00ED2330" w:rsidRPr="00ED2330">
            <w:rPr>
              <w:lang w:val="en-US"/>
            </w:rPr>
            <w:instrText xml:space="preserve"> CITATION Res21 \l 1033 </w:instrText>
          </w:r>
          <w:r w:rsidR="00ED2330" w:rsidRPr="00ED2330">
            <w:fldChar w:fldCharType="separate"/>
          </w:r>
          <w:r w:rsidR="00296B43" w:rsidRPr="00296B43">
            <w:rPr>
              <w:noProof/>
              <w:lang w:val="en-US"/>
            </w:rPr>
            <w:t>[13]</w:t>
          </w:r>
          <w:r w:rsidR="00ED2330" w:rsidRPr="00ED2330">
            <w:fldChar w:fldCharType="end"/>
          </w:r>
        </w:sdtContent>
      </w:sdt>
      <w:r w:rsidR="00ED2330" w:rsidRPr="00ED2330">
        <w:t xml:space="preserve"> and </w:t>
      </w:r>
      <w:proofErr w:type="spellStart"/>
      <w:r w:rsidR="00ED2330" w:rsidRPr="009E4AC1">
        <w:rPr>
          <w:i/>
          <w:iCs/>
        </w:rPr>
        <w:t>Prediktera</w:t>
      </w:r>
      <w:proofErr w:type="spellEnd"/>
      <w:r w:rsidR="00ED2330" w:rsidRPr="00ED2330">
        <w:t xml:space="preserve"> with its own software suite </w:t>
      </w:r>
      <w:sdt>
        <w:sdtPr>
          <w:id w:val="-1918083746"/>
          <w:citation/>
        </w:sdtPr>
        <w:sdtEndPr/>
        <w:sdtContent>
          <w:r w:rsidR="00ED2330" w:rsidRPr="00ED2330">
            <w:fldChar w:fldCharType="begin"/>
          </w:r>
          <w:r w:rsidR="00ED2330" w:rsidRPr="00ED2330">
            <w:rPr>
              <w:lang w:val="en-US"/>
            </w:rPr>
            <w:instrText xml:space="preserve">CITATION Pre21 \l 1033 </w:instrText>
          </w:r>
          <w:r w:rsidR="00ED2330" w:rsidRPr="00ED2330">
            <w:fldChar w:fldCharType="separate"/>
          </w:r>
          <w:r w:rsidR="00296B43" w:rsidRPr="00296B43">
            <w:rPr>
              <w:noProof/>
              <w:lang w:val="en-US"/>
            </w:rPr>
            <w:t>[14]</w:t>
          </w:r>
          <w:r w:rsidR="00ED2330" w:rsidRPr="00ED2330">
            <w:fldChar w:fldCharType="end"/>
          </w:r>
        </w:sdtContent>
      </w:sdt>
      <w:r w:rsidR="00ED2330" w:rsidRPr="00ED2330">
        <w:t xml:space="preserve">. This software not only controls the HSI cameras remotely, but usually include several processing and data analysis tools to make sense of collected data. Common features are Principal Component Analysis (PCA), clustering algorithms for classification and quantification, and the implementation of machine learning. </w:t>
      </w:r>
      <w:r w:rsidR="00ED2330" w:rsidRPr="00ED2330">
        <w:rPr>
          <w:i/>
          <w:iCs/>
        </w:rPr>
        <w:t>ENVI</w:t>
      </w:r>
      <w:r w:rsidR="00ED2330" w:rsidRPr="00ED2330">
        <w:t xml:space="preserve">, produced by L3 Harris Geospatial, claims to be the industry standard for image processing and analysis among scientists and GIS professionals </w:t>
      </w:r>
      <w:sdt>
        <w:sdtPr>
          <w:id w:val="-339238918"/>
          <w:citation/>
        </w:sdtPr>
        <w:sdtEndPr/>
        <w:sdtContent>
          <w:r w:rsidR="00ED2330" w:rsidRPr="00ED2330">
            <w:fldChar w:fldCharType="begin"/>
          </w:r>
          <w:r w:rsidR="00ED2330" w:rsidRPr="00ED2330">
            <w:rPr>
              <w:lang w:val="en-US"/>
            </w:rPr>
            <w:instrText xml:space="preserve"> CITATION L3H \l 1033 </w:instrText>
          </w:r>
          <w:r w:rsidR="00ED2330" w:rsidRPr="00ED2330">
            <w:fldChar w:fldCharType="separate"/>
          </w:r>
          <w:r w:rsidR="00296B43" w:rsidRPr="00296B43">
            <w:rPr>
              <w:noProof/>
              <w:lang w:val="en-US"/>
            </w:rPr>
            <w:t>[15]</w:t>
          </w:r>
          <w:r w:rsidR="00ED2330" w:rsidRPr="00ED2330">
            <w:fldChar w:fldCharType="end"/>
          </w:r>
        </w:sdtContent>
      </w:sdt>
      <w:r w:rsidR="00ED2330" w:rsidRPr="00ED2330">
        <w:t xml:space="preserve">.  GIS, or Geographic Information Systems, is a field of study that often goes hand in hand with aerial and satellite image analysis. </w:t>
      </w:r>
      <w:r w:rsidR="00ED2330" w:rsidRPr="00ED2330">
        <w:rPr>
          <w:i/>
          <w:iCs/>
        </w:rPr>
        <w:t>QGIS</w:t>
      </w:r>
      <w:r w:rsidR="00ED2330" w:rsidRPr="00ED2330">
        <w:t xml:space="preserve">, a popular open-source GIS software package, includes installation of </w:t>
      </w:r>
      <w:r w:rsidR="00ED2330" w:rsidRPr="00ED2330">
        <w:rPr>
          <w:i/>
          <w:iCs/>
        </w:rPr>
        <w:t>GDAL</w:t>
      </w:r>
      <w:r w:rsidR="00ED2330" w:rsidRPr="00ED2330">
        <w:t xml:space="preserve"> – an open-source library of tools to read and manipulate geospatial imagery that has been in development since 1998 and upon which many newer libraries rely on </w:t>
      </w:r>
      <w:sdt>
        <w:sdtPr>
          <w:id w:val="366887068"/>
          <w:citation/>
        </w:sdtPr>
        <w:sdtEndPr/>
        <w:sdtContent>
          <w:r w:rsidR="00ED2330" w:rsidRPr="00ED2330">
            <w:fldChar w:fldCharType="begin"/>
          </w:r>
          <w:r w:rsidR="00ED2330" w:rsidRPr="00ED2330">
            <w:rPr>
              <w:lang w:val="en-US"/>
            </w:rPr>
            <w:instrText xml:space="preserve">CITATION Wel \l 1033 </w:instrText>
          </w:r>
          <w:r w:rsidR="00ED2330" w:rsidRPr="00ED2330">
            <w:fldChar w:fldCharType="separate"/>
          </w:r>
          <w:r w:rsidR="00296B43" w:rsidRPr="00296B43">
            <w:rPr>
              <w:noProof/>
              <w:lang w:val="en-US"/>
            </w:rPr>
            <w:t>[16]</w:t>
          </w:r>
          <w:r w:rsidR="00ED2330" w:rsidRPr="00ED2330">
            <w:fldChar w:fldCharType="end"/>
          </w:r>
        </w:sdtContent>
      </w:sdt>
      <w:r w:rsidR="00ED2330" w:rsidRPr="00ED2330">
        <w:t xml:space="preserve"> </w:t>
      </w:r>
      <w:sdt>
        <w:sdtPr>
          <w:id w:val="244838908"/>
          <w:citation/>
        </w:sdtPr>
        <w:sdtEndPr/>
        <w:sdtContent>
          <w:r w:rsidR="00ED2330" w:rsidRPr="00ED2330">
            <w:fldChar w:fldCharType="begin"/>
          </w:r>
          <w:r w:rsidR="00ED2330" w:rsidRPr="00ED2330">
            <w:rPr>
              <w:lang w:val="en-US"/>
            </w:rPr>
            <w:instrText xml:space="preserve"> CITATION GDA21 \l 1033 </w:instrText>
          </w:r>
          <w:r w:rsidR="00ED2330" w:rsidRPr="00ED2330">
            <w:fldChar w:fldCharType="separate"/>
          </w:r>
          <w:r w:rsidR="00296B43" w:rsidRPr="00296B43">
            <w:rPr>
              <w:noProof/>
              <w:lang w:val="en-US"/>
            </w:rPr>
            <w:t>[17]</w:t>
          </w:r>
          <w:r w:rsidR="00ED2330" w:rsidRPr="00ED2330">
            <w:fldChar w:fldCharType="end"/>
          </w:r>
        </w:sdtContent>
      </w:sdt>
      <w:r w:rsidR="00ED2330" w:rsidRPr="00ED2330">
        <w:t xml:space="preserve">. </w:t>
      </w:r>
      <w:r w:rsidR="00192EFB">
        <w:t xml:space="preserve"> </w:t>
      </w:r>
      <w:proofErr w:type="spellStart"/>
      <w:r w:rsidR="00ED2330" w:rsidRPr="00ED2330">
        <w:rPr>
          <w:i/>
          <w:iCs/>
        </w:rPr>
        <w:t>MultiSpec</w:t>
      </w:r>
      <w:proofErr w:type="spellEnd"/>
      <w:r w:rsidR="00ED2330" w:rsidRPr="00ED2330">
        <w:t xml:space="preserve"> is another open-source program developed by Purdue University which reads hyperspectral images and provides several statistical tools to cluster and classify the pixel data.</w:t>
      </w:r>
      <w:sdt>
        <w:sdtPr>
          <w:id w:val="-1799747379"/>
          <w:citation/>
        </w:sdtPr>
        <w:sdtEndPr/>
        <w:sdtContent>
          <w:r w:rsidR="00ED2330" w:rsidRPr="00ED2330">
            <w:fldChar w:fldCharType="begin"/>
          </w:r>
          <w:r w:rsidR="00ED2330" w:rsidRPr="00ED2330">
            <w:rPr>
              <w:lang w:val="en-US"/>
            </w:rPr>
            <w:instrText xml:space="preserve"> CITATION Pur21 \l 1033 </w:instrText>
          </w:r>
          <w:r w:rsidR="00ED2330" w:rsidRPr="00ED2330">
            <w:fldChar w:fldCharType="separate"/>
          </w:r>
          <w:r w:rsidR="00296B43">
            <w:rPr>
              <w:noProof/>
              <w:lang w:val="en-US"/>
            </w:rPr>
            <w:t xml:space="preserve"> </w:t>
          </w:r>
          <w:r w:rsidR="00296B43" w:rsidRPr="00296B43">
            <w:rPr>
              <w:noProof/>
              <w:lang w:val="en-US"/>
            </w:rPr>
            <w:t>[18]</w:t>
          </w:r>
          <w:r w:rsidR="00ED2330" w:rsidRPr="00ED2330">
            <w:fldChar w:fldCharType="end"/>
          </w:r>
        </w:sdtContent>
      </w:sdt>
      <w:r w:rsidR="00ED2330" w:rsidRPr="00ED2330">
        <w:t xml:space="preserve">  One </w:t>
      </w:r>
      <w:r w:rsidR="00192EFB">
        <w:t xml:space="preserve">final </w:t>
      </w:r>
      <w:r w:rsidR="00ED2330" w:rsidRPr="00ED2330">
        <w:t xml:space="preserve">open-source software of note is </w:t>
      </w:r>
      <w:r w:rsidR="00ED2330" w:rsidRPr="00ED2330">
        <w:rPr>
          <w:i/>
          <w:iCs/>
        </w:rPr>
        <w:t>GERBIL</w:t>
      </w:r>
      <w:r w:rsidR="00ED2330" w:rsidRPr="00ED2330">
        <w:t xml:space="preserve"> </w:t>
      </w:r>
      <w:sdt>
        <w:sdtPr>
          <w:id w:val="243070946"/>
          <w:citation/>
        </w:sdtPr>
        <w:sdtEndPr/>
        <w:sdtContent>
          <w:r w:rsidR="00ED2330" w:rsidRPr="00ED2330">
            <w:fldChar w:fldCharType="begin"/>
          </w:r>
          <w:r w:rsidR="00ED2330" w:rsidRPr="00ED2330">
            <w:rPr>
              <w:lang w:val="en-US"/>
            </w:rPr>
            <w:instrText xml:space="preserve"> CITATION JJo21 \l 1033 </w:instrText>
          </w:r>
          <w:r w:rsidR="00ED2330" w:rsidRPr="00ED2330">
            <w:fldChar w:fldCharType="separate"/>
          </w:r>
          <w:r w:rsidR="00296B43" w:rsidRPr="00296B43">
            <w:rPr>
              <w:noProof/>
              <w:lang w:val="en-US"/>
            </w:rPr>
            <w:t>[19]</w:t>
          </w:r>
          <w:r w:rsidR="00ED2330" w:rsidRPr="00ED2330">
            <w:fldChar w:fldCharType="end"/>
          </w:r>
        </w:sdtContent>
      </w:sdt>
      <w:r w:rsidR="00ED2330" w:rsidRPr="00ED2330">
        <w:t xml:space="preserve">. Produced by German researchers, </w:t>
      </w:r>
      <w:r w:rsidR="00ED2330" w:rsidRPr="00ED2330">
        <w:rPr>
          <w:i/>
          <w:iCs/>
        </w:rPr>
        <w:t>GERBIL</w:t>
      </w:r>
      <w:r w:rsidR="00ED2330" w:rsidRPr="00ED2330">
        <w:t xml:space="preserve"> tackles the challenging task of </w:t>
      </w:r>
      <w:r w:rsidR="00ED2330" w:rsidRPr="00ED2330">
        <w:lastRenderedPageBreak/>
        <w:t>visually representing hyperspectral information to the user and includes several interesting visualization features</w:t>
      </w:r>
      <w:r w:rsidR="00695CE9">
        <w:t>, as shown in Figure 3.</w:t>
      </w:r>
    </w:p>
    <w:p w14:paraId="68D6F540" w14:textId="1CA42987" w:rsidR="00BA0BAE" w:rsidRPr="00D15644" w:rsidRDefault="00D15644" w:rsidP="009E4AC1">
      <w:pPr>
        <w:pStyle w:val="Heading2"/>
        <w:numPr>
          <w:ilvl w:val="1"/>
          <w:numId w:val="8"/>
        </w:numPr>
      </w:pPr>
      <w:bookmarkStart w:id="196" w:name="_Toc89434075"/>
      <w:r>
        <w:t>Current State of Hyperspectral Satellite Imaging</w:t>
      </w:r>
      <w:bookmarkEnd w:id="196"/>
    </w:p>
    <w:p w14:paraId="20E3E925" w14:textId="5967EA88" w:rsidR="00EC4197" w:rsidRDefault="00B611C6" w:rsidP="000D3EB2">
      <w:pPr>
        <w:ind w:firstLine="720"/>
      </w:pPr>
      <w:r>
        <w:t>In September 2021, NASA launched Landsat 9 – the latest generation of imaging satellites in the Landsat program which first started in 1972</w:t>
      </w:r>
      <w:r w:rsidR="00DE2396">
        <w:t xml:space="preserve"> </w:t>
      </w:r>
      <w:sdt>
        <w:sdtPr>
          <w:id w:val="-2143480875"/>
          <w:citation/>
        </w:sdtPr>
        <w:sdtEndPr/>
        <w:sdtContent>
          <w:r w:rsidR="00DE2396">
            <w:fldChar w:fldCharType="begin"/>
          </w:r>
          <w:r w:rsidR="00DE2396">
            <w:rPr>
              <w:lang w:val="en-US"/>
            </w:rPr>
            <w:instrText xml:space="preserve"> CITATION NAS21 \l 1033 </w:instrText>
          </w:r>
          <w:r w:rsidR="00DE2396">
            <w:fldChar w:fldCharType="separate"/>
          </w:r>
          <w:r w:rsidR="00296B43" w:rsidRPr="00296B43">
            <w:rPr>
              <w:noProof/>
              <w:lang w:val="en-US"/>
            </w:rPr>
            <w:t>[20]</w:t>
          </w:r>
          <w:r w:rsidR="00DE2396">
            <w:fldChar w:fldCharType="end"/>
          </w:r>
        </w:sdtContent>
      </w:sdt>
      <w:r>
        <w:t xml:space="preserve">.  </w:t>
      </w:r>
      <w:r w:rsidR="006B5151">
        <w:t xml:space="preserve">This satellite, like its predecessors, will contribute thousands of images of the Earth’s surface to the US Geological Survey which are vital to tracking the distribution of species and ecological changes occurring over </w:t>
      </w:r>
      <w:r w:rsidR="000D3EB2">
        <w:t>its many years in service</w:t>
      </w:r>
      <w:r w:rsidR="006B5151">
        <w:t xml:space="preserve">. However, Landsat 9 does not include a hyperspectral sensor. In fact, it records in only 11 bands, which is sufficient for its purposes of detecting vegetation, cloud cover, and thermal infrared radiation. This </w:t>
      </w:r>
      <w:r w:rsidR="00387A07">
        <w:t>demonstrates</w:t>
      </w:r>
      <w:r w:rsidR="006B5151">
        <w:t xml:space="preserve"> how specialized the field of hyperspectral imaging can be</w:t>
      </w:r>
      <w:r w:rsidR="000D3EB2">
        <w:t xml:space="preserve">. NASA did maintain a hyperspectral sensor (Hyperion) in Earth’s orbit aboard The Earth Observing-1 satellite from 2000 to 2017, but it has yet to reintroduce a new hyperspectral sensor to take its place. </w:t>
      </w:r>
    </w:p>
    <w:p w14:paraId="3C29EE3B" w14:textId="23BAC134" w:rsidR="00D15644" w:rsidRDefault="000D3EB2" w:rsidP="000D3EB2">
      <w:pPr>
        <w:ind w:firstLine="720"/>
      </w:pPr>
      <w:r>
        <w:t>Other nations are taking the lead, however, with the German Environmental Mapping and Analysis Program (</w:t>
      </w:r>
      <w:proofErr w:type="spellStart"/>
      <w:r>
        <w:t>EnMAP</w:t>
      </w:r>
      <w:proofErr w:type="spellEnd"/>
      <w:r>
        <w:t>) in development and set to launch some time in 2022</w:t>
      </w:r>
      <w:r w:rsidR="00994F18">
        <w:t xml:space="preserve"> </w:t>
      </w:r>
      <w:sdt>
        <w:sdtPr>
          <w:id w:val="-937441984"/>
          <w:citation/>
        </w:sdtPr>
        <w:sdtEndPr/>
        <w:sdtContent>
          <w:r w:rsidR="00994F18">
            <w:fldChar w:fldCharType="begin"/>
          </w:r>
          <w:r w:rsidR="00994F18">
            <w:rPr>
              <w:lang w:val="en-US"/>
            </w:rPr>
            <w:instrText xml:space="preserve"> CITATION Ear21 \l 1033 </w:instrText>
          </w:r>
          <w:r w:rsidR="00994F18">
            <w:fldChar w:fldCharType="separate"/>
          </w:r>
          <w:r w:rsidR="00296B43" w:rsidRPr="00296B43">
            <w:rPr>
              <w:noProof/>
              <w:lang w:val="en-US"/>
            </w:rPr>
            <w:t>[21]</w:t>
          </w:r>
          <w:r w:rsidR="00994F18">
            <w:fldChar w:fldCharType="end"/>
          </w:r>
        </w:sdtContent>
      </w:sdt>
      <w:r>
        <w:t xml:space="preserve">. The Italian Space Agency (ASI) launched its own hyperspectral imaging satellite, PRSIMA, in March of 2019, with the intention of </w:t>
      </w:r>
      <w:r w:rsidR="00EC4197">
        <w:t xml:space="preserve">eventually </w:t>
      </w:r>
      <w:r>
        <w:t xml:space="preserve">sharing </w:t>
      </w:r>
      <w:r w:rsidR="00EC4197">
        <w:t xml:space="preserve">its data with the </w:t>
      </w:r>
      <w:r w:rsidR="00782DEF">
        <w:t xml:space="preserve">public </w:t>
      </w:r>
      <w:sdt>
        <w:sdtPr>
          <w:id w:val="-1571335143"/>
          <w:citation/>
        </w:sdtPr>
        <w:sdtEndPr/>
        <w:sdtContent>
          <w:r w:rsidR="00DE2396">
            <w:fldChar w:fldCharType="begin"/>
          </w:r>
          <w:r w:rsidR="00DE2396">
            <w:rPr>
              <w:lang w:val="en-US"/>
            </w:rPr>
            <w:instrText xml:space="preserve"> CITATION ASI21 \l 1033 </w:instrText>
          </w:r>
          <w:r w:rsidR="00DE2396">
            <w:fldChar w:fldCharType="separate"/>
          </w:r>
          <w:r w:rsidR="00296B43" w:rsidRPr="00296B43">
            <w:rPr>
              <w:noProof/>
              <w:lang w:val="en-US"/>
            </w:rPr>
            <w:t>[22]</w:t>
          </w:r>
          <w:r w:rsidR="00DE2396">
            <w:fldChar w:fldCharType="end"/>
          </w:r>
        </w:sdtContent>
      </w:sdt>
      <w:r w:rsidR="00EC4197">
        <w:t xml:space="preserve">. </w:t>
      </w:r>
      <w:proofErr w:type="spellStart"/>
      <w:r w:rsidR="00EC4197">
        <w:t>HySIS</w:t>
      </w:r>
      <w:proofErr w:type="spellEnd"/>
      <w:r w:rsidR="00EC4197">
        <w:t xml:space="preserve"> is a hyperspectral imaging satellite currently in orbit that was launched by the Indian Space Research Organization (ISRO) in November 2018</w:t>
      </w:r>
      <w:r w:rsidR="0081206D">
        <w:t xml:space="preserve"> </w:t>
      </w:r>
      <w:sdt>
        <w:sdtPr>
          <w:id w:val="1515648826"/>
          <w:citation/>
        </w:sdtPr>
        <w:sdtEndPr/>
        <w:sdtContent>
          <w:r w:rsidR="0081206D">
            <w:fldChar w:fldCharType="begin"/>
          </w:r>
          <w:r w:rsidR="0081206D">
            <w:rPr>
              <w:lang w:val="en-US"/>
            </w:rPr>
            <w:instrText xml:space="preserve"> CITATION Geo21 \l 1033 </w:instrText>
          </w:r>
          <w:r w:rsidR="0081206D">
            <w:fldChar w:fldCharType="separate"/>
          </w:r>
          <w:r w:rsidR="00296B43" w:rsidRPr="00296B43">
            <w:rPr>
              <w:noProof/>
              <w:lang w:val="en-US"/>
            </w:rPr>
            <w:t>[23]</w:t>
          </w:r>
          <w:r w:rsidR="0081206D">
            <w:fldChar w:fldCharType="end"/>
          </w:r>
        </w:sdtContent>
      </w:sdt>
      <w:r w:rsidR="00EC4197">
        <w:t>. China has several hyperspectral imaging satellites in orbit currently</w:t>
      </w:r>
      <w:r w:rsidR="00430707">
        <w:t>. OHS-01, 02, 03, and 04 were launched together in September 2019</w:t>
      </w:r>
      <w:r w:rsidR="00782DEF">
        <w:t xml:space="preserve"> </w:t>
      </w:r>
      <w:sdt>
        <w:sdtPr>
          <w:id w:val="504400866"/>
          <w:citation/>
        </w:sdtPr>
        <w:sdtEndPr/>
        <w:sdtContent>
          <w:r w:rsidR="0007668A">
            <w:fldChar w:fldCharType="begin"/>
          </w:r>
          <w:r w:rsidR="0007668A">
            <w:rPr>
              <w:lang w:val="en-US"/>
            </w:rPr>
            <w:instrText xml:space="preserve"> CITATION LiD21 \l 1033 </w:instrText>
          </w:r>
          <w:r w:rsidR="0007668A">
            <w:fldChar w:fldCharType="separate"/>
          </w:r>
          <w:r w:rsidR="00296B43" w:rsidRPr="00296B43">
            <w:rPr>
              <w:noProof/>
              <w:lang w:val="en-US"/>
            </w:rPr>
            <w:t>[24]</w:t>
          </w:r>
          <w:r w:rsidR="0007668A">
            <w:fldChar w:fldCharType="end"/>
          </w:r>
        </w:sdtContent>
      </w:sdt>
      <w:r w:rsidR="00430707">
        <w:t xml:space="preserve">. All four satellites can capture data in 256 bands. These joined </w:t>
      </w:r>
      <w:proofErr w:type="spellStart"/>
      <w:r w:rsidR="00430707">
        <w:t>Gaofen</w:t>
      </w:r>
      <w:proofErr w:type="spellEnd"/>
      <w:r w:rsidR="00430707">
        <w:t xml:space="preserve"> 5 (GF 5) which was launched in 2018 as part of the China High-definition Earth Observation System (CHEOS). A second </w:t>
      </w:r>
      <w:proofErr w:type="spellStart"/>
      <w:r w:rsidR="00430707">
        <w:t>Gaofen</w:t>
      </w:r>
      <w:proofErr w:type="spellEnd"/>
      <w:r w:rsidR="00430707">
        <w:t xml:space="preserve"> 5 (GF 5-02) was launched in September 2021</w:t>
      </w:r>
      <w:sdt>
        <w:sdtPr>
          <w:id w:val="1322321288"/>
          <w:citation/>
        </w:sdtPr>
        <w:sdtEndPr/>
        <w:sdtContent>
          <w:r w:rsidR="00A716E3">
            <w:fldChar w:fldCharType="begin"/>
          </w:r>
          <w:r w:rsidR="00A716E3">
            <w:rPr>
              <w:lang w:val="en-US"/>
            </w:rPr>
            <w:instrText xml:space="preserve"> CITATION And21 \l 1033 </w:instrText>
          </w:r>
          <w:r w:rsidR="00A716E3">
            <w:fldChar w:fldCharType="separate"/>
          </w:r>
          <w:r w:rsidR="00296B43">
            <w:rPr>
              <w:noProof/>
              <w:lang w:val="en-US"/>
            </w:rPr>
            <w:t xml:space="preserve"> </w:t>
          </w:r>
          <w:r w:rsidR="00296B43" w:rsidRPr="00296B43">
            <w:rPr>
              <w:noProof/>
              <w:lang w:val="en-US"/>
            </w:rPr>
            <w:t>[25]</w:t>
          </w:r>
          <w:r w:rsidR="00A716E3">
            <w:fldChar w:fldCharType="end"/>
          </w:r>
        </w:sdtContent>
      </w:sdt>
      <w:r w:rsidR="00A716E3">
        <w:t xml:space="preserve"> </w:t>
      </w:r>
      <w:r w:rsidR="00430707">
        <w:t>.</w:t>
      </w:r>
    </w:p>
    <w:p w14:paraId="70671602" w14:textId="55AE2944" w:rsidR="008E2975" w:rsidRDefault="008E2975" w:rsidP="008E2975">
      <w:pPr>
        <w:ind w:firstLine="720"/>
      </w:pPr>
      <w:r>
        <w:lastRenderedPageBreak/>
        <w:t xml:space="preserve">These satellite missions are public knowledge, but it is safe to assume there are other hyperspectral sensors currently in orbit in use by various military forces around the world. Hyperspectral technology can prove useful in detecting “camouflaged or hidden military targets, such as missile launch sites or testing </w:t>
      </w:r>
      <w:r w:rsidR="00733A13">
        <w:t>facilities</w:t>
      </w:r>
      <w:r>
        <w:t xml:space="preserve"> for nuclear weapons.” </w:t>
      </w:r>
      <w:sdt>
        <w:sdtPr>
          <w:id w:val="-1531870159"/>
          <w:citation/>
        </w:sdtPr>
        <w:sdtEndPr/>
        <w:sdtContent>
          <w:r w:rsidR="004C2B85">
            <w:fldChar w:fldCharType="begin"/>
          </w:r>
          <w:r w:rsidR="004C2B85">
            <w:rPr>
              <w:lang w:val="en-US"/>
            </w:rPr>
            <w:instrText xml:space="preserve"> CITATION Ste16 \l 1033 </w:instrText>
          </w:r>
          <w:r w:rsidR="004C2B85">
            <w:fldChar w:fldCharType="separate"/>
          </w:r>
          <w:r w:rsidR="00296B43" w:rsidRPr="00296B43">
            <w:rPr>
              <w:noProof/>
              <w:lang w:val="en-US"/>
            </w:rPr>
            <w:t>[26]</w:t>
          </w:r>
          <w:r w:rsidR="004C2B85">
            <w:fldChar w:fldCharType="end"/>
          </w:r>
        </w:sdtContent>
      </w:sdt>
      <w:r>
        <w:t xml:space="preserve"> The American TacSat-3 </w:t>
      </w:r>
      <w:proofErr w:type="spellStart"/>
      <w:r>
        <w:t>satellite</w:t>
      </w:r>
      <w:del w:id="197" w:author="John Gallino" w:date="2021-12-03T13:45:00Z">
        <w:r w:rsidDel="009E4AC1">
          <w:delText>, launched in 2009 and out of service since 2012</w:delText>
        </w:r>
      </w:del>
      <w:ins w:id="198" w:author="John Gallino" w:date="2021-12-03T13:45:00Z">
        <w:r w:rsidR="009E4AC1">
          <w:t>in</w:t>
        </w:r>
        <w:proofErr w:type="spellEnd"/>
        <w:r w:rsidR="009E4AC1">
          <w:t xml:space="preserve"> service from 2009 to 2012</w:t>
        </w:r>
      </w:ins>
      <w:r>
        <w:t xml:space="preserve">, </w:t>
      </w:r>
      <w:del w:id="199" w:author="John Gallino" w:date="2021-12-03T13:45:00Z">
        <w:r w:rsidDel="009E4AC1">
          <w:delText xml:space="preserve">at the time </w:delText>
        </w:r>
      </w:del>
      <w:r>
        <w:t>provided real-time hyperspectral data in over 400 spectral bands to US forces on the ground. The China Commercial Remote-sensing Satellite System (CCRSS), of which little information is known publicly, was scheduled to launch in 2016 and can allegedly outperform the TacSat-3</w:t>
      </w:r>
      <w:r w:rsidR="004011B8">
        <w:t xml:space="preserve"> </w:t>
      </w:r>
      <w:sdt>
        <w:sdtPr>
          <w:id w:val="-379633236"/>
          <w:citation/>
        </w:sdtPr>
        <w:sdtEndPr/>
        <w:sdtContent>
          <w:r w:rsidR="004011B8">
            <w:fldChar w:fldCharType="begin"/>
          </w:r>
          <w:r w:rsidR="004011B8">
            <w:rPr>
              <w:lang w:val="en-US"/>
            </w:rPr>
            <w:instrText xml:space="preserve"> CITATION Lin16 \l 1033 </w:instrText>
          </w:r>
          <w:r w:rsidR="004011B8">
            <w:fldChar w:fldCharType="separate"/>
          </w:r>
          <w:r w:rsidR="00296B43" w:rsidRPr="00296B43">
            <w:rPr>
              <w:noProof/>
              <w:lang w:val="en-US"/>
            </w:rPr>
            <w:t>[27]</w:t>
          </w:r>
          <w:r w:rsidR="004011B8">
            <w:fldChar w:fldCharType="end"/>
          </w:r>
        </w:sdtContent>
      </w:sdt>
      <w:r>
        <w:t xml:space="preserve">. </w:t>
      </w:r>
    </w:p>
    <w:p w14:paraId="34303147" w14:textId="77777777" w:rsidR="009E4AC1" w:rsidRDefault="009E4AC1">
      <w:pPr>
        <w:rPr>
          <w:ins w:id="200" w:author="John Gallino" w:date="2021-12-03T13:46:00Z"/>
          <w:rFonts w:ascii="Cambria" w:hAnsi="Cambria"/>
          <w:b/>
          <w:bCs/>
          <w:sz w:val="40"/>
          <w:szCs w:val="40"/>
        </w:rPr>
      </w:pPr>
      <w:ins w:id="201" w:author="John Gallino" w:date="2021-12-03T13:46:00Z">
        <w:r>
          <w:br w:type="page"/>
        </w:r>
      </w:ins>
    </w:p>
    <w:p w14:paraId="7B940151" w14:textId="1A61C786" w:rsidR="000D3EB2" w:rsidRDefault="008E2975" w:rsidP="008E4CFF">
      <w:pPr>
        <w:pStyle w:val="Heading1"/>
      </w:pPr>
      <w:bookmarkStart w:id="202" w:name="_Toc89434076"/>
      <w:commentRangeStart w:id="203"/>
      <w:r>
        <w:lastRenderedPageBreak/>
        <w:t>2</w:t>
      </w:r>
      <w:commentRangeEnd w:id="203"/>
      <w:r w:rsidR="003C645F">
        <w:rPr>
          <w:rStyle w:val="CommentReference"/>
          <w:rFonts w:ascii="Calibri" w:hAnsi="Calibri"/>
          <w:b w:val="0"/>
          <w:bCs w:val="0"/>
        </w:rPr>
        <w:commentReference w:id="203"/>
      </w:r>
      <w:r>
        <w:t>.</w:t>
      </w:r>
      <w:r>
        <w:tab/>
      </w:r>
      <w:r w:rsidR="005668B8">
        <w:t>HyperGix Overview</w:t>
      </w:r>
      <w:bookmarkEnd w:id="202"/>
    </w:p>
    <w:p w14:paraId="02820CCA" w14:textId="00144563" w:rsidR="00B40716" w:rsidRDefault="005668B8" w:rsidP="003663B6">
      <w:pPr>
        <w:ind w:firstLine="720"/>
      </w:pPr>
      <w:commentRangeStart w:id="204"/>
      <w:r>
        <w:t>HyperGix</w:t>
      </w:r>
      <w:commentRangeEnd w:id="204"/>
      <w:r w:rsidR="005B4A8E">
        <w:rPr>
          <w:rStyle w:val="CommentReference"/>
        </w:rPr>
        <w:commentReference w:id="204"/>
      </w:r>
      <w:r>
        <w:t xml:space="preserve"> is an open-source, user-friendly desktop application to experiment with and learn about hyperspectral imagery. It is written in Python 3 and uses the </w:t>
      </w:r>
      <w:proofErr w:type="spellStart"/>
      <w:r>
        <w:t>PyQt</w:t>
      </w:r>
      <w:proofErr w:type="spellEnd"/>
      <w:r>
        <w:t xml:space="preserve"> GUI framework for its </w:t>
      </w:r>
      <w:commentRangeStart w:id="205"/>
      <w:r>
        <w:t>interface</w:t>
      </w:r>
      <w:commentRangeEnd w:id="205"/>
      <w:r w:rsidR="003C645F">
        <w:rPr>
          <w:rStyle w:val="CommentReference"/>
        </w:rPr>
        <w:commentReference w:id="205"/>
      </w:r>
      <w:r>
        <w:t xml:space="preserve">. The backend of HyperGix is a SQLite database included with the application that stores </w:t>
      </w:r>
      <w:r w:rsidR="003663B6">
        <w:t>data about the user’s hyperspectral files, as well as spectral information to be discussed in detail later in this report.</w:t>
      </w:r>
      <w:r w:rsidR="00C4521A">
        <w:t xml:space="preserve"> The software is still in </w:t>
      </w:r>
      <w:r w:rsidR="00812D50">
        <w:t>alpha and has not yet gone through thorough bug testing.</w:t>
      </w:r>
    </w:p>
    <w:p w14:paraId="495B604D" w14:textId="1A05DF1F" w:rsidR="003663B6" w:rsidRDefault="003663B6" w:rsidP="00B40716">
      <w:r>
        <w:tab/>
        <w:t xml:space="preserve">HyperGix aims to be intuitive and easy to use, with little instruction necessary. Presently it consists of three modules: </w:t>
      </w:r>
      <w:r w:rsidRPr="003C645F">
        <w:rPr>
          <w:i/>
          <w:iCs/>
          <w:rPrChange w:id="206" w:author="Stefan A Robila" w:date="2021-12-02T18:56:00Z">
            <w:rPr/>
          </w:rPrChange>
        </w:rPr>
        <w:t>Image Viewer</w:t>
      </w:r>
      <w:r>
        <w:t xml:space="preserve">, </w:t>
      </w:r>
      <w:r w:rsidRPr="003C645F">
        <w:rPr>
          <w:i/>
          <w:iCs/>
          <w:rPrChange w:id="207" w:author="Stefan A Robila" w:date="2021-12-02T18:56:00Z">
            <w:rPr/>
          </w:rPrChange>
        </w:rPr>
        <w:t>Spectra Manager</w:t>
      </w:r>
      <w:r>
        <w:t xml:space="preserve">, and </w:t>
      </w:r>
      <w:r w:rsidRPr="003C645F">
        <w:rPr>
          <w:i/>
          <w:iCs/>
          <w:rPrChange w:id="208" w:author="Stefan A Robila" w:date="2021-12-02T18:56:00Z">
            <w:rPr/>
          </w:rPrChange>
        </w:rPr>
        <w:t>USGS Search</w:t>
      </w:r>
      <w:r>
        <w:t xml:space="preserve">. </w:t>
      </w:r>
      <w:r w:rsidR="00E523A0">
        <w:t xml:space="preserve"> Using HyperGix, the</w:t>
      </w:r>
      <w:r>
        <w:t xml:space="preserve"> user </w:t>
      </w:r>
      <w:r w:rsidR="00E523A0">
        <w:t>can</w:t>
      </w:r>
      <w:r>
        <w:t xml:space="preserve"> organize and view hyperspectral files downloaded to their system, in either RGB (red, green, blue), single-band or </w:t>
      </w:r>
      <w:commentRangeStart w:id="209"/>
      <w:r w:rsidRPr="003663B6">
        <w:t>Normalized Difference Vegetation Index</w:t>
      </w:r>
      <w:commentRangeEnd w:id="209"/>
      <w:r w:rsidR="003C645F">
        <w:rPr>
          <w:rStyle w:val="CommentReference"/>
        </w:rPr>
        <w:commentReference w:id="209"/>
      </w:r>
      <w:r>
        <w:t xml:space="preserve"> (NDVI) views. </w:t>
      </w:r>
      <w:r w:rsidR="00E523A0">
        <w:t>The user may also perform Principal Component Analysis (PCA) on an image, define custom material classes and assign individual pixels from hyperspectral images to those classes to create a training set for classification tasks.</w:t>
      </w:r>
    </w:p>
    <w:p w14:paraId="6E4D6746" w14:textId="60A6C472" w:rsidR="00E523A0" w:rsidRDefault="00E523A0" w:rsidP="00B40716">
      <w:r>
        <w:tab/>
        <w:t xml:space="preserve">If the user does not have access to hyperspectral files, or is inexperienced in where to find them, the USGS Search interface allows them to simply search for a geolocation and </w:t>
      </w:r>
      <w:r w:rsidR="00FD72A8">
        <w:t>browse</w:t>
      </w:r>
      <w:r>
        <w:t xml:space="preserve"> available hyperspectral scans to download from the United States Geological Society’s database of Hyperion satellite scans captured </w:t>
      </w:r>
      <w:r w:rsidR="00CE07A6">
        <w:t xml:space="preserve">from the years 2000 to 2017. </w:t>
      </w:r>
      <w:r w:rsidR="003C645F">
        <w:t xml:space="preserve">However, the USGS interface is </w:t>
      </w:r>
      <w:r w:rsidR="005B4A8E">
        <w:t>cumbersome</w:t>
      </w:r>
      <w:r w:rsidR="003C645F">
        <w:t xml:space="preserve"> and difficult to navigate. By using HyperGix, and its </w:t>
      </w:r>
      <w:del w:id="210" w:author="John Gallino" w:date="2021-12-03T13:47:00Z">
        <w:r w:rsidR="003C645F" w:rsidDel="009E4AC1">
          <w:delText xml:space="preserve">user </w:delText>
        </w:r>
        <w:r w:rsidR="005B4A8E" w:rsidDel="009E4AC1">
          <w:delText>friendly</w:delText>
        </w:r>
      </w:del>
      <w:ins w:id="211" w:author="John Gallino" w:date="2021-12-03T13:47:00Z">
        <w:r w:rsidR="009E4AC1">
          <w:t>user-friendly</w:t>
        </w:r>
      </w:ins>
      <w:r w:rsidR="003C645F">
        <w:t xml:space="preserve"> Google Maps-based interface, the </w:t>
      </w:r>
      <w:r w:rsidR="005B4A8E">
        <w:t>data access is significantly improved.</w:t>
      </w:r>
    </w:p>
    <w:p w14:paraId="7DB85AFB" w14:textId="570A00F0" w:rsidR="00CE07A6" w:rsidRDefault="00CE07A6" w:rsidP="008E4CFF">
      <w:pPr>
        <w:pStyle w:val="Heading1"/>
      </w:pPr>
      <w:bookmarkStart w:id="212" w:name="_Toc89434077"/>
      <w:r>
        <w:lastRenderedPageBreak/>
        <w:t>3.</w:t>
      </w:r>
      <w:r>
        <w:tab/>
        <w:t>HyperGix System Requirements</w:t>
      </w:r>
      <w:bookmarkEnd w:id="212"/>
    </w:p>
    <w:p w14:paraId="60A000B6" w14:textId="6C7EE1ED" w:rsidR="00CE07A6" w:rsidRDefault="00CE07A6" w:rsidP="00CE07A6">
      <w:r>
        <w:tab/>
        <w:t xml:space="preserve">HyperGix was written and designed for Windows 10 desktop machines. Though both Python 3 and the </w:t>
      </w:r>
      <w:proofErr w:type="spellStart"/>
      <w:r>
        <w:t>PyQt</w:t>
      </w:r>
      <w:proofErr w:type="spellEnd"/>
      <w:r>
        <w:t xml:space="preserve"> library are supported on Mac</w:t>
      </w:r>
      <w:r w:rsidR="00CE218C">
        <w:t>,</w:t>
      </w:r>
      <w:r>
        <w:t xml:space="preserve"> Linux,</w:t>
      </w:r>
      <w:r w:rsidR="00CE218C">
        <w:t xml:space="preserve"> and older versions of Windows,</w:t>
      </w:r>
      <w:r>
        <w:t xml:space="preserve"> no testing has been performed with HyperGix on those systems and support cannot be guaranteed. </w:t>
      </w:r>
    </w:p>
    <w:p w14:paraId="2B76526D" w14:textId="7E7C8B53" w:rsidR="00EA69E6" w:rsidRDefault="00CE07A6" w:rsidP="00CE07A6">
      <w:pPr>
        <w:rPr>
          <w:b/>
          <w:bCs/>
        </w:rPr>
      </w:pPr>
      <w:r>
        <w:tab/>
        <w:t>HyperGix requires the installation of the Geospatial Data Abstraction Library (GDAL)</w:t>
      </w:r>
      <w:r w:rsidR="00CE218C">
        <w:t xml:space="preserve"> to operate. GDAL is a free, open-source translator library and command-line tool to read and manipulate geospatial data files such as those used by HyperGix. Installation of GDAL </w:t>
      </w:r>
      <w:r w:rsidR="00EA69E6">
        <w:t xml:space="preserve">can be complex, and it is not included with HyperGix. A guide to installing it on Windows 10 can be found in the Appendix. Information about GDAL can be found at </w:t>
      </w:r>
      <w:hyperlink r:id="rId18" w:history="1">
        <w:r w:rsidR="00D05C2F" w:rsidRPr="00F709C4">
          <w:rPr>
            <w:rStyle w:val="Hyperlink"/>
            <w:b/>
            <w:bCs/>
          </w:rPr>
          <w:t>www.gdal.org</w:t>
        </w:r>
      </w:hyperlink>
      <w:r w:rsidR="00D05C2F">
        <w:rPr>
          <w:b/>
          <w:bCs/>
        </w:rPr>
        <w:t>.</w:t>
      </w:r>
    </w:p>
    <w:p w14:paraId="57C4ED68" w14:textId="064613D0" w:rsidR="00D05C2F" w:rsidRDefault="00D05C2F" w:rsidP="00CE07A6">
      <w:r>
        <w:rPr>
          <w:b/>
          <w:bCs/>
        </w:rPr>
        <w:tab/>
      </w:r>
      <w:r>
        <w:t>HyperGix includes an installation of Python 3</w:t>
      </w:r>
      <w:r w:rsidR="000010E1">
        <w:t>.6</w:t>
      </w:r>
      <w:r>
        <w:t>, as well as several Python libraries</w:t>
      </w:r>
      <w:r w:rsidR="000010E1">
        <w:t xml:space="preserve"> listed below</w:t>
      </w:r>
      <w:r>
        <w:t xml:space="preserve">. These libraries are already packaged with the software so no action </w:t>
      </w:r>
      <w:r w:rsidR="000010E1">
        <w:t>should be</w:t>
      </w:r>
      <w:r>
        <w:t xml:space="preserve"> required from the user.</w:t>
      </w:r>
      <w:r w:rsidR="000010E1">
        <w:t xml:space="preserve"> However, in the event of an issue, any of the libraries below can be easily acquired from the Python Package Library (pyp</w:t>
      </w:r>
      <w:r w:rsidR="0096268A">
        <w:t>i</w:t>
      </w:r>
      <w:r w:rsidR="000010E1">
        <w:t>.org) and installed with PIP.</w:t>
      </w:r>
    </w:p>
    <w:p w14:paraId="2D8B5793" w14:textId="63DD351E" w:rsidR="000010E1" w:rsidRDefault="000010E1" w:rsidP="000010E1">
      <w:pPr>
        <w:pStyle w:val="ListParagraph"/>
        <w:numPr>
          <w:ilvl w:val="0"/>
          <w:numId w:val="3"/>
        </w:numPr>
        <w:spacing w:line="240" w:lineRule="auto"/>
      </w:pPr>
      <w:proofErr w:type="spellStart"/>
      <w:r>
        <w:t>brokenaxes</w:t>
      </w:r>
      <w:proofErr w:type="spellEnd"/>
      <w:r>
        <w:t xml:space="preserve"> 0.5.0</w:t>
      </w:r>
      <w:r w:rsidR="00DA73F3">
        <w:t xml:space="preserve"> </w:t>
      </w:r>
      <w:r w:rsidR="009D1ADD" w:rsidRPr="009D1ADD">
        <w:t>https://github.com/bendichter/</w:t>
      </w:r>
      <w:commentRangeStart w:id="213"/>
      <w:r w:rsidR="009D1ADD" w:rsidRPr="009D1ADD">
        <w:t>brokenaxes</w:t>
      </w:r>
      <w:commentRangeEnd w:id="213"/>
      <w:r w:rsidR="007B39BB">
        <w:rPr>
          <w:rStyle w:val="CommentReference"/>
        </w:rPr>
        <w:commentReference w:id="213"/>
      </w:r>
    </w:p>
    <w:p w14:paraId="55AB6B9B" w14:textId="4C136537" w:rsidR="000010E1" w:rsidRDefault="000010E1" w:rsidP="000010E1">
      <w:pPr>
        <w:pStyle w:val="ListParagraph"/>
        <w:numPr>
          <w:ilvl w:val="0"/>
          <w:numId w:val="3"/>
        </w:numPr>
        <w:spacing w:line="240" w:lineRule="auto"/>
      </w:pPr>
      <w:proofErr w:type="spellStart"/>
      <w:r>
        <w:t>gdal</w:t>
      </w:r>
      <w:proofErr w:type="spellEnd"/>
      <w:r>
        <w:t xml:space="preserve"> 3.0.2</w:t>
      </w:r>
      <w:r w:rsidR="00015986">
        <w:t xml:space="preserve">  </w:t>
      </w:r>
      <w:r w:rsidR="00015986" w:rsidRPr="00015986">
        <w:t>https://pypi.org/project/GDAL/</w:t>
      </w:r>
    </w:p>
    <w:p w14:paraId="2C4C04E8" w14:textId="1B4E0AF7" w:rsidR="000010E1" w:rsidRDefault="000010E1" w:rsidP="000010E1">
      <w:pPr>
        <w:pStyle w:val="ListParagraph"/>
        <w:numPr>
          <w:ilvl w:val="0"/>
          <w:numId w:val="3"/>
        </w:numPr>
        <w:spacing w:line="240" w:lineRule="auto"/>
      </w:pPr>
      <w:r>
        <w:t>geocoder 1.38.1</w:t>
      </w:r>
      <w:r w:rsidR="00B10FF4">
        <w:t xml:space="preserve">  </w:t>
      </w:r>
      <w:r w:rsidR="009D1ADD" w:rsidRPr="009D1ADD">
        <w:t>https://github.com/DenisCarriere/geocoder</w:t>
      </w:r>
    </w:p>
    <w:p w14:paraId="7B650BD3" w14:textId="16AA09EC" w:rsidR="000010E1" w:rsidRDefault="000010E1" w:rsidP="000010E1">
      <w:pPr>
        <w:pStyle w:val="ListParagraph"/>
        <w:numPr>
          <w:ilvl w:val="0"/>
          <w:numId w:val="3"/>
        </w:numPr>
        <w:spacing w:line="240" w:lineRule="auto"/>
      </w:pPr>
      <w:r>
        <w:t>matplotlib 3.4.3</w:t>
      </w:r>
      <w:r w:rsidR="00C22F4B">
        <w:t xml:space="preserve">  </w:t>
      </w:r>
      <w:r w:rsidR="00C835FA" w:rsidRPr="00C835FA">
        <w:t>https://matplotlib.org/</w:t>
      </w:r>
    </w:p>
    <w:p w14:paraId="6E838BCB" w14:textId="21A34EAC" w:rsidR="000010E1" w:rsidRDefault="000010E1" w:rsidP="000010E1">
      <w:pPr>
        <w:pStyle w:val="ListParagraph"/>
        <w:numPr>
          <w:ilvl w:val="0"/>
          <w:numId w:val="3"/>
        </w:numPr>
        <w:spacing w:line="240" w:lineRule="auto"/>
      </w:pPr>
      <w:proofErr w:type="spellStart"/>
      <w:r>
        <w:t>numpy</w:t>
      </w:r>
      <w:proofErr w:type="spellEnd"/>
      <w:r>
        <w:t xml:space="preserve"> 1.21.2</w:t>
      </w:r>
      <w:r w:rsidR="00C22F4B">
        <w:t xml:space="preserve">  </w:t>
      </w:r>
      <w:r w:rsidR="008003F3" w:rsidRPr="008003F3">
        <w:t>https://numpy.org/</w:t>
      </w:r>
    </w:p>
    <w:p w14:paraId="4796EB8C" w14:textId="2E3982B6" w:rsidR="000010E1" w:rsidRDefault="000010E1" w:rsidP="000010E1">
      <w:pPr>
        <w:pStyle w:val="ListParagraph"/>
        <w:numPr>
          <w:ilvl w:val="0"/>
          <w:numId w:val="3"/>
        </w:numPr>
        <w:spacing w:line="240" w:lineRule="auto"/>
      </w:pPr>
      <w:proofErr w:type="spellStart"/>
      <w:r>
        <w:t>pyqt</w:t>
      </w:r>
      <w:proofErr w:type="spellEnd"/>
      <w:r>
        <w:t xml:space="preserve"> 5.9.2</w:t>
      </w:r>
      <w:r w:rsidR="00EB0E86">
        <w:t xml:space="preserve"> </w:t>
      </w:r>
      <w:r w:rsidR="00EB0E86" w:rsidRPr="00EB0E86">
        <w:t>https://anaconda.org/conda-forge/pyqt</w:t>
      </w:r>
    </w:p>
    <w:p w14:paraId="03D73CFE" w14:textId="7CD370B6" w:rsidR="000010E1" w:rsidRDefault="000010E1" w:rsidP="000010E1">
      <w:pPr>
        <w:pStyle w:val="ListParagraph"/>
        <w:numPr>
          <w:ilvl w:val="0"/>
          <w:numId w:val="3"/>
        </w:numPr>
        <w:spacing w:line="240" w:lineRule="auto"/>
      </w:pPr>
      <w:r>
        <w:t>requests 2.26.0</w:t>
      </w:r>
      <w:r w:rsidR="001D1D01">
        <w:t xml:space="preserve">  </w:t>
      </w:r>
      <w:r w:rsidR="00D53516" w:rsidRPr="00D53516">
        <w:t>https://docs.python-requests.org/</w:t>
      </w:r>
    </w:p>
    <w:p w14:paraId="734B9BA9" w14:textId="4EFDB7F6" w:rsidR="000010E1" w:rsidRDefault="000010E1" w:rsidP="000010E1">
      <w:pPr>
        <w:pStyle w:val="ListParagraph"/>
        <w:numPr>
          <w:ilvl w:val="0"/>
          <w:numId w:val="3"/>
        </w:numPr>
        <w:spacing w:line="240" w:lineRule="auto"/>
      </w:pPr>
      <w:r>
        <w:t>spectral python 0.22.2</w:t>
      </w:r>
      <w:r w:rsidR="00F43952">
        <w:t xml:space="preserve"> </w:t>
      </w:r>
      <w:r w:rsidR="00F43952" w:rsidRPr="00F43952">
        <w:t>https://www.spectralpython.net/</w:t>
      </w:r>
    </w:p>
    <w:p w14:paraId="3A4C15E6" w14:textId="1C95148C" w:rsidR="000010E1" w:rsidRDefault="000010E1" w:rsidP="000010E1">
      <w:pPr>
        <w:pStyle w:val="ListParagraph"/>
        <w:numPr>
          <w:ilvl w:val="0"/>
          <w:numId w:val="3"/>
        </w:numPr>
        <w:spacing w:line="240" w:lineRule="auto"/>
      </w:pPr>
      <w:proofErr w:type="spellStart"/>
      <w:r>
        <w:t>sqlite</w:t>
      </w:r>
      <w:proofErr w:type="spellEnd"/>
      <w:r>
        <w:t xml:space="preserve"> 3.36.0</w:t>
      </w:r>
      <w:r w:rsidR="00926835">
        <w:t xml:space="preserve">  </w:t>
      </w:r>
      <w:r w:rsidR="00926835" w:rsidRPr="00926835">
        <w:t>https://anaconda.org/conda-forge/sqlite</w:t>
      </w:r>
    </w:p>
    <w:p w14:paraId="21208214" w14:textId="77777777" w:rsidR="00C90013" w:rsidRDefault="00C90013" w:rsidP="003A3AF8"/>
    <w:p w14:paraId="4ADADD12" w14:textId="77777777" w:rsidR="00C90013" w:rsidRDefault="00C90013" w:rsidP="003A3AF8">
      <w:pPr>
        <w:tabs>
          <w:tab w:val="left" w:pos="360"/>
        </w:tabs>
        <w:rPr>
          <w:b/>
          <w:bCs/>
        </w:rPr>
      </w:pPr>
      <w:r>
        <w:lastRenderedPageBreak/>
        <w:t xml:space="preserve">The HyperGix USGS Search feature also requires login credentials to the USGS EROS Registration System. Users may register an account at </w:t>
      </w:r>
      <w:r w:rsidRPr="00C90013">
        <w:rPr>
          <w:b/>
          <w:bCs/>
        </w:rPr>
        <w:t>ers.cr.usgs.gov/register</w:t>
      </w:r>
    </w:p>
    <w:p w14:paraId="530F4BDC" w14:textId="02D0971E" w:rsidR="00C90013" w:rsidRDefault="00C90013" w:rsidP="003A3AF8">
      <w:pPr>
        <w:tabs>
          <w:tab w:val="left" w:pos="360"/>
        </w:tabs>
      </w:pPr>
      <w:r>
        <w:t>For demonstration purposes, login credentials are already included with the HyperGix download. However, if the user intends to use HyperGix extensively, it is encouraged they register their own account and input the credentials when prompted.</w:t>
      </w:r>
    </w:p>
    <w:p w14:paraId="5C330B9C" w14:textId="153D0911" w:rsidR="00FC3879" w:rsidRDefault="00FC3879" w:rsidP="008E4CFF">
      <w:pPr>
        <w:pStyle w:val="Heading1"/>
      </w:pPr>
      <w:bookmarkStart w:id="214" w:name="_Toc89434078"/>
      <w:r>
        <w:t>4.</w:t>
      </w:r>
      <w:r>
        <w:tab/>
        <w:t>HyperGix Design and Structure</w:t>
      </w:r>
      <w:bookmarkEnd w:id="214"/>
    </w:p>
    <w:p w14:paraId="608EA52F" w14:textId="3A4D9E60" w:rsidR="00FC3879" w:rsidRDefault="00FC3879" w:rsidP="008E4CFF">
      <w:pPr>
        <w:pStyle w:val="Heading2"/>
      </w:pPr>
      <w:bookmarkStart w:id="215" w:name="_Toc89434079"/>
      <w:r w:rsidRPr="00FC3879">
        <w:t>4.1 Module System</w:t>
      </w:r>
      <w:bookmarkEnd w:id="215"/>
    </w:p>
    <w:p w14:paraId="2F99BCA5" w14:textId="2F43F4F1" w:rsidR="00FC3879" w:rsidRDefault="00FC3879" w:rsidP="00FC3879">
      <w:r>
        <w:t xml:space="preserve">HyperGix version 1.0 consists of three modules separated into tabs at the top of the program interface. </w:t>
      </w:r>
      <w:r w:rsidR="00AF096E">
        <w:t xml:space="preserve">These modules are also separated in the code as distinct classes – </w:t>
      </w:r>
      <w:proofErr w:type="spellStart"/>
      <w:r w:rsidR="00AF096E">
        <w:t>qViewer</w:t>
      </w:r>
      <w:proofErr w:type="spellEnd"/>
      <w:r w:rsidR="00AF096E">
        <w:t xml:space="preserve">, </w:t>
      </w:r>
      <w:proofErr w:type="spellStart"/>
      <w:r w:rsidR="00AF096E">
        <w:t>qProfileManager</w:t>
      </w:r>
      <w:proofErr w:type="spellEnd"/>
      <w:r w:rsidR="00AF096E">
        <w:t xml:space="preserve">, and </w:t>
      </w:r>
      <w:proofErr w:type="spellStart"/>
      <w:r w:rsidR="00AF096E">
        <w:t>qHypbrowser</w:t>
      </w:r>
      <w:proofErr w:type="spellEnd"/>
      <w:r w:rsidR="00AF096E">
        <w:t xml:space="preserve"> – which are defined in </w:t>
      </w:r>
      <w:r w:rsidR="00AF096E" w:rsidRPr="008973B6">
        <w:rPr>
          <w:i/>
          <w:iCs/>
        </w:rPr>
        <w:t>qviewer.</w:t>
      </w:r>
      <w:commentRangeStart w:id="216"/>
      <w:r w:rsidR="00AF096E" w:rsidRPr="008973B6">
        <w:rPr>
          <w:i/>
          <w:iCs/>
        </w:rPr>
        <w:t>py</w:t>
      </w:r>
      <w:commentRangeEnd w:id="216"/>
      <w:r w:rsidR="005B4A8E">
        <w:rPr>
          <w:rStyle w:val="CommentReference"/>
        </w:rPr>
        <w:commentReference w:id="216"/>
      </w:r>
      <w:r w:rsidR="00AF096E">
        <w:t xml:space="preserve">, </w:t>
      </w:r>
      <w:r w:rsidR="00AF096E" w:rsidRPr="008973B6">
        <w:rPr>
          <w:i/>
          <w:iCs/>
        </w:rPr>
        <w:t>qmanager.py</w:t>
      </w:r>
      <w:r w:rsidR="00AF096E">
        <w:t xml:space="preserve">, and </w:t>
      </w:r>
      <w:r w:rsidR="00AF096E" w:rsidRPr="008973B6">
        <w:rPr>
          <w:i/>
          <w:iCs/>
        </w:rPr>
        <w:t>qhypbrowser.py</w:t>
      </w:r>
      <w:r w:rsidR="00AF096E">
        <w:t xml:space="preserve"> respectively. The main application is defined in </w:t>
      </w:r>
      <w:r w:rsidR="00AF096E" w:rsidRPr="008973B6">
        <w:rPr>
          <w:i/>
          <w:iCs/>
        </w:rPr>
        <w:t>main_pyqt.py</w:t>
      </w:r>
      <w:r w:rsidR="00AF096E">
        <w:t xml:space="preserve">. This file includes </w:t>
      </w:r>
      <w:r w:rsidR="00E67D69">
        <w:t>code for the HyperGix application window and tab structure (</w:t>
      </w:r>
      <w:proofErr w:type="spellStart"/>
      <w:r w:rsidR="00E67D69">
        <w:t>MyNotebook</w:t>
      </w:r>
      <w:proofErr w:type="spellEnd"/>
      <w:r w:rsidR="00E67D69">
        <w:t xml:space="preserve"> class) as well as the many signals and slots used by </w:t>
      </w:r>
      <w:proofErr w:type="spellStart"/>
      <w:r w:rsidR="00E67D69">
        <w:t>PyQt</w:t>
      </w:r>
      <w:proofErr w:type="spellEnd"/>
      <w:r w:rsidR="00E67D69">
        <w:t xml:space="preserve"> for the different modules of the app to correspond with each other. Developers are encouraged to continue this system of separating modules into distinct classes and adding a tab to the main interface that instantiates that class. It is required that all classes that intend to use the signal and slots system inherit from the </w:t>
      </w:r>
      <w:proofErr w:type="spellStart"/>
      <w:r w:rsidR="00E67D69">
        <w:t>PyQt</w:t>
      </w:r>
      <w:proofErr w:type="spellEnd"/>
      <w:r w:rsidR="00E67D69">
        <w:t xml:space="preserve"> </w:t>
      </w:r>
      <w:proofErr w:type="spellStart"/>
      <w:r w:rsidR="00E67D69">
        <w:t>QWidget</w:t>
      </w:r>
      <w:proofErr w:type="spellEnd"/>
      <w:r w:rsidR="00E67D69">
        <w:t xml:space="preserve"> or </w:t>
      </w:r>
      <w:proofErr w:type="spellStart"/>
      <w:r w:rsidR="00E67D69">
        <w:t>Q</w:t>
      </w:r>
      <w:r w:rsidR="00782743">
        <w:t>Object</w:t>
      </w:r>
      <w:proofErr w:type="spellEnd"/>
      <w:r w:rsidR="00782743">
        <w:t xml:space="preserve"> </w:t>
      </w:r>
      <w:r w:rsidR="00E67D69">
        <w:t>classes.</w:t>
      </w:r>
    </w:p>
    <w:p w14:paraId="603CBE1E" w14:textId="5698527B" w:rsidR="00FC3879" w:rsidRPr="007706E5" w:rsidRDefault="00103EE9" w:rsidP="00103EE9">
      <w:pPr>
        <w:pStyle w:val="Heading3"/>
      </w:pPr>
      <w:bookmarkStart w:id="217" w:name="_Toc89434080"/>
      <w:ins w:id="218" w:author="Stefan A Robila" w:date="2021-12-02T19:07:00Z">
        <w:r w:rsidRPr="00103EE9">
          <w:t xml:space="preserve">4.1.1. </w:t>
        </w:r>
      </w:ins>
      <w:r w:rsidR="00FC3879" w:rsidRPr="00103EE9">
        <w:t>Image Viewer</w:t>
      </w:r>
      <w:bookmarkEnd w:id="217"/>
    </w:p>
    <w:p w14:paraId="2839B0A9" w14:textId="0AC7C0CC" w:rsidR="00E2374B" w:rsidRDefault="00D26580" w:rsidP="00FC3879">
      <w:r>
        <w:t xml:space="preserve">Most of the time in HyperGix will be spent in the </w:t>
      </w:r>
      <w:r w:rsidRPr="009E4AC1">
        <w:rPr>
          <w:i/>
          <w:iCs/>
        </w:rPr>
        <w:t>Image Viewer</w:t>
      </w:r>
      <w:r>
        <w:t xml:space="preserve"> module</w:t>
      </w:r>
      <w:r w:rsidR="005B4A8E">
        <w:t xml:space="preserve"> (see Fig. 4)</w:t>
      </w:r>
      <w:r>
        <w:t xml:space="preserve">. </w:t>
      </w:r>
      <w:r w:rsidR="00FC3879">
        <w:t>Th</w:t>
      </w:r>
      <w:r>
        <w:t xml:space="preserve">is </w:t>
      </w:r>
      <w:r w:rsidR="00FC3879">
        <w:t xml:space="preserve">module is dedicated to viewing and managing the user’s hyperspectral image library and the files therein. </w:t>
      </w:r>
      <w:r w:rsidR="00AF096E">
        <w:t xml:space="preserve">Upon opening HyperGix, any suitable </w:t>
      </w:r>
      <w:r w:rsidR="00E2374B">
        <w:t xml:space="preserve">Hyperion </w:t>
      </w:r>
      <w:r w:rsidR="00AF096E">
        <w:t xml:space="preserve">images contained in the </w:t>
      </w:r>
      <w:r w:rsidR="00AF096E">
        <w:rPr>
          <w:b/>
          <w:bCs/>
        </w:rPr>
        <w:t>downloads</w:t>
      </w:r>
      <w:r w:rsidR="00AF096E">
        <w:t xml:space="preserve"> folder in the HyperGix directory will be </w:t>
      </w:r>
      <w:r>
        <w:t xml:space="preserve">automatically </w:t>
      </w:r>
      <w:r w:rsidR="00AF096E">
        <w:t xml:space="preserve">added to the Scan </w:t>
      </w:r>
      <w:r w:rsidR="00AF096E">
        <w:lastRenderedPageBreak/>
        <w:t xml:space="preserve">Library list on the left side. </w:t>
      </w:r>
      <w:r w:rsidR="00E2374B">
        <w:t>Hyperion images must have the file extension</w:t>
      </w:r>
      <w:r w:rsidR="005A155D">
        <w:t xml:space="preserve"> </w:t>
      </w:r>
      <w:r w:rsidR="00E2374B" w:rsidRPr="003E2DF3">
        <w:rPr>
          <w:b/>
          <w:bCs/>
        </w:rPr>
        <w:t>.L1R</w:t>
      </w:r>
      <w:r w:rsidR="00E2374B">
        <w:t xml:space="preserve"> to be recognized and added to the image library</w:t>
      </w:r>
      <w:r>
        <w:t xml:space="preserve"> </w:t>
      </w:r>
      <w:commentRangeStart w:id="219"/>
      <w:r>
        <w:t>automatically</w:t>
      </w:r>
      <w:commentRangeEnd w:id="219"/>
      <w:r w:rsidR="005B4A8E">
        <w:rPr>
          <w:rStyle w:val="CommentReference"/>
        </w:rPr>
        <w:commentReference w:id="219"/>
      </w:r>
      <w:r w:rsidR="00E2374B">
        <w:t>.</w:t>
      </w:r>
    </w:p>
    <w:p w14:paraId="52EA3CE3" w14:textId="77777777" w:rsidR="00012FBF" w:rsidRDefault="00C931EC" w:rsidP="00012FBF">
      <w:pPr>
        <w:keepNext/>
      </w:pPr>
      <w:r>
        <w:rPr>
          <w:noProof/>
        </w:rPr>
        <w:drawing>
          <wp:inline distT="0" distB="0" distL="0" distR="0" wp14:anchorId="16AA0758" wp14:editId="4EEC5DF4">
            <wp:extent cx="5943600" cy="4247515"/>
            <wp:effectExtent l="0" t="0" r="0" b="63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247515"/>
                    </a:xfrm>
                    <a:prstGeom prst="rect">
                      <a:avLst/>
                    </a:prstGeom>
                  </pic:spPr>
                </pic:pic>
              </a:graphicData>
            </a:graphic>
          </wp:inline>
        </w:drawing>
      </w:r>
    </w:p>
    <w:p w14:paraId="2FD59E4C" w14:textId="6482A282" w:rsidR="00C931EC" w:rsidRDefault="00012FBF" w:rsidP="00012FBF">
      <w:pPr>
        <w:pStyle w:val="Caption"/>
      </w:pPr>
      <w:bookmarkStart w:id="220" w:name="_Toc89251487"/>
      <w:r>
        <w:t xml:space="preserve">Figure </w:t>
      </w:r>
      <w:fldSimple w:instr=" SEQ Figure \* ARABIC ">
        <w:r w:rsidR="00B11F53">
          <w:rPr>
            <w:noProof/>
          </w:rPr>
          <w:t>4</w:t>
        </w:r>
      </w:fldSimple>
      <w:r>
        <w:t xml:space="preserve">  Image Viewer Module</w:t>
      </w:r>
      <w:bookmarkEnd w:id="220"/>
    </w:p>
    <w:p w14:paraId="281BAE0C" w14:textId="541DFC92" w:rsidR="00FC3879" w:rsidRDefault="00E2374B" w:rsidP="00FC3879">
      <w:r>
        <w:tab/>
      </w:r>
      <w:r w:rsidR="00E9485B">
        <w:t>Early in development, a</w:t>
      </w:r>
      <w:r>
        <w:t xml:space="preserve">n error inherent to Hyperion image </w:t>
      </w:r>
      <w:r w:rsidR="00E9485B">
        <w:t xml:space="preserve">header </w:t>
      </w:r>
      <w:r>
        <w:t xml:space="preserve">files </w:t>
      </w:r>
      <w:r w:rsidR="00E9485B">
        <w:t>was discovered in which</w:t>
      </w:r>
      <w:r>
        <w:t xml:space="preserve"> the ‘header offset’ value </w:t>
      </w:r>
      <w:r w:rsidR="00E9485B">
        <w:t>is mistakenly</w:t>
      </w:r>
      <w:r>
        <w:t xml:space="preserve"> recorded as zero when it should be 2502</w:t>
      </w:r>
      <w:r w:rsidR="00E9485B">
        <w:t>, causing the images to display incorrectly</w:t>
      </w:r>
      <w:r>
        <w:t xml:space="preserve">. HyperGix </w:t>
      </w:r>
      <w:r w:rsidR="00E9485B">
        <w:t xml:space="preserve">automatically handles and corrects this </w:t>
      </w:r>
      <w:del w:id="221" w:author="John Gallino" w:date="2021-12-03T13:48:00Z">
        <w:r w:rsidR="00E9485B" w:rsidDel="009E4AC1">
          <w:delText>error</w:delText>
        </w:r>
      </w:del>
      <w:ins w:id="222" w:author="John Gallino" w:date="2021-12-03T13:48:00Z">
        <w:r w:rsidR="009E4AC1">
          <w:t>error,</w:t>
        </w:r>
      </w:ins>
      <w:r w:rsidR="00E9485B">
        <w:t xml:space="preserve"> so the images display accurately in the software</w:t>
      </w:r>
      <w:r w:rsidR="00A31556">
        <w:t>, as displayed in Figure 5.</w:t>
      </w:r>
    </w:p>
    <w:p w14:paraId="28B717AE"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569CD6"/>
          <w:sz w:val="21"/>
          <w:szCs w:val="21"/>
          <w:lang w:val="en-US"/>
        </w:rPr>
        <w:t>def</w:t>
      </w:r>
      <w:r w:rsidRPr="00663A22">
        <w:rPr>
          <w:rFonts w:ascii="Consolas" w:eastAsia="Times New Roman" w:hAnsi="Consolas" w:cs="Times New Roman"/>
          <w:color w:val="D4D4D4"/>
          <w:sz w:val="21"/>
          <w:szCs w:val="21"/>
          <w:lang w:val="en-US"/>
        </w:rPr>
        <w:t xml:space="preserve"> </w:t>
      </w:r>
      <w:proofErr w:type="spellStart"/>
      <w:r w:rsidRPr="00663A22">
        <w:rPr>
          <w:rFonts w:ascii="Consolas" w:eastAsia="Times New Roman" w:hAnsi="Consolas" w:cs="Times New Roman"/>
          <w:color w:val="DCDCAA"/>
          <w:sz w:val="21"/>
          <w:szCs w:val="21"/>
          <w:lang w:val="en-US"/>
        </w:rPr>
        <w:t>headerFix</w:t>
      </w:r>
      <w:proofErr w:type="spell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9CDCFE"/>
          <w:sz w:val="21"/>
          <w:szCs w:val="21"/>
          <w:lang w:val="en-US"/>
        </w:rPr>
        <w:t>self</w:t>
      </w:r>
      <w:r w:rsidRPr="00663A22">
        <w:rPr>
          <w:rFonts w:ascii="Consolas" w:eastAsia="Times New Roman" w:hAnsi="Consolas" w:cs="Times New Roman"/>
          <w:color w:val="D4D4D4"/>
          <w:sz w:val="21"/>
          <w:szCs w:val="21"/>
          <w:lang w:val="en-US"/>
        </w:rPr>
        <w:t>):</w:t>
      </w:r>
    </w:p>
    <w:p w14:paraId="131435D8"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proofErr w:type="spellStart"/>
      <w:r w:rsidRPr="00663A22">
        <w:rPr>
          <w:rFonts w:ascii="Consolas" w:eastAsia="Times New Roman" w:hAnsi="Consolas" w:cs="Times New Roman"/>
          <w:color w:val="9CDCFE"/>
          <w:sz w:val="21"/>
          <w:szCs w:val="21"/>
          <w:lang w:val="en-US"/>
        </w:rPr>
        <w:t>old_header</w:t>
      </w:r>
      <w:proofErr w:type="spellEnd"/>
      <w:r w:rsidRPr="00663A22">
        <w:rPr>
          <w:rFonts w:ascii="Consolas" w:eastAsia="Times New Roman" w:hAnsi="Consolas" w:cs="Times New Roman"/>
          <w:color w:val="D4D4D4"/>
          <w:sz w:val="21"/>
          <w:szCs w:val="21"/>
          <w:lang w:val="en-US"/>
        </w:rPr>
        <w:t xml:space="preserve"> = </w:t>
      </w:r>
      <w:proofErr w:type="spellStart"/>
      <w:r w:rsidRPr="00663A22">
        <w:rPr>
          <w:rFonts w:ascii="Consolas" w:eastAsia="Times New Roman" w:hAnsi="Consolas" w:cs="Times New Roman"/>
          <w:color w:val="4EC9B0"/>
          <w:sz w:val="21"/>
          <w:szCs w:val="21"/>
          <w:lang w:val="en-US"/>
        </w:rPr>
        <w:t>os</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9CDCFE"/>
          <w:sz w:val="21"/>
          <w:szCs w:val="21"/>
          <w:lang w:val="en-US"/>
        </w:rPr>
        <w:t>path</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join</w:t>
      </w:r>
      <w:proofErr w:type="spell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4FC1FF"/>
          <w:sz w:val="21"/>
          <w:szCs w:val="21"/>
          <w:lang w:val="en-US"/>
        </w:rPr>
        <w:t>DOWNLOAD_PATH</w:t>
      </w:r>
      <w:r w:rsidRPr="00663A22">
        <w:rPr>
          <w:rFonts w:ascii="Consolas" w:eastAsia="Times New Roman" w:hAnsi="Consolas" w:cs="Times New Roman"/>
          <w:color w:val="D4D4D4"/>
          <w:sz w:val="21"/>
          <w:szCs w:val="21"/>
          <w:lang w:val="en-US"/>
        </w:rPr>
        <w:t xml:space="preserve">, </w:t>
      </w:r>
      <w:proofErr w:type="spellStart"/>
      <w:r w:rsidRPr="00663A22">
        <w:rPr>
          <w:rFonts w:ascii="Consolas" w:eastAsia="Times New Roman" w:hAnsi="Consolas" w:cs="Times New Roman"/>
          <w:color w:val="9CDCFE"/>
          <w:sz w:val="21"/>
          <w:szCs w:val="21"/>
          <w:lang w:val="en-US"/>
        </w:rPr>
        <w:t>self</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9CDCFE"/>
          <w:sz w:val="21"/>
          <w:szCs w:val="21"/>
          <w:lang w:val="en-US"/>
        </w:rPr>
        <w:t>filename</w:t>
      </w:r>
      <w:proofErr w:type="spell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B5CEA8"/>
          <w:sz w:val="21"/>
          <w:szCs w:val="21"/>
          <w:lang w:val="en-US"/>
        </w:rPr>
        <w:t>11</w:t>
      </w:r>
      <w:r w:rsidRPr="00663A22">
        <w:rPr>
          <w:rFonts w:ascii="Consolas" w:eastAsia="Times New Roman" w:hAnsi="Consolas" w:cs="Times New Roman"/>
          <w:color w:val="D4D4D4"/>
          <w:sz w:val="21"/>
          <w:szCs w:val="21"/>
          <w:lang w:val="en-US"/>
        </w:rPr>
        <w:t>], f</w:t>
      </w:r>
      <w:r w:rsidRPr="00663A22">
        <w:rPr>
          <w:rFonts w:ascii="Consolas" w:eastAsia="Times New Roman" w:hAnsi="Consolas" w:cs="Times New Roman"/>
          <w:color w:val="CE9178"/>
          <w:sz w:val="21"/>
          <w:szCs w:val="21"/>
          <w:lang w:val="en-US"/>
        </w:rPr>
        <w:t>'{</w:t>
      </w:r>
      <w:proofErr w:type="spellStart"/>
      <w:r w:rsidRPr="00663A22">
        <w:rPr>
          <w:rFonts w:ascii="Consolas" w:eastAsia="Times New Roman" w:hAnsi="Consolas" w:cs="Times New Roman"/>
          <w:color w:val="9CDCFE"/>
          <w:sz w:val="21"/>
          <w:szCs w:val="21"/>
          <w:lang w:val="en-US"/>
        </w:rPr>
        <w:t>self</w:t>
      </w:r>
      <w:r w:rsidRPr="00663A22">
        <w:rPr>
          <w:rFonts w:ascii="Consolas" w:eastAsia="Times New Roman" w:hAnsi="Consolas" w:cs="Times New Roman"/>
          <w:color w:val="CE9178"/>
          <w:sz w:val="21"/>
          <w:szCs w:val="21"/>
          <w:lang w:val="en-US"/>
        </w:rPr>
        <w:t>.</w:t>
      </w:r>
      <w:r w:rsidRPr="00663A22">
        <w:rPr>
          <w:rFonts w:ascii="Consolas" w:eastAsia="Times New Roman" w:hAnsi="Consolas" w:cs="Times New Roman"/>
          <w:color w:val="9CDCFE"/>
          <w:sz w:val="21"/>
          <w:szCs w:val="21"/>
          <w:lang w:val="en-US"/>
        </w:rPr>
        <w:t>filename</w:t>
      </w:r>
      <w:proofErr w:type="spellEnd"/>
      <w:r w:rsidRPr="00663A22">
        <w:rPr>
          <w:rFonts w:ascii="Consolas" w:eastAsia="Times New Roman" w:hAnsi="Consolas" w:cs="Times New Roman"/>
          <w:color w:val="CE9178"/>
          <w:sz w:val="21"/>
          <w:szCs w:val="21"/>
          <w:lang w:val="en-US"/>
        </w:rPr>
        <w:t>[:-11]}.</w:t>
      </w:r>
      <w:proofErr w:type="spellStart"/>
      <w:r w:rsidRPr="00663A22">
        <w:rPr>
          <w:rFonts w:ascii="Consolas" w:eastAsia="Times New Roman" w:hAnsi="Consolas" w:cs="Times New Roman"/>
          <w:color w:val="CE9178"/>
          <w:sz w:val="21"/>
          <w:szCs w:val="21"/>
          <w:lang w:val="en-US"/>
        </w:rPr>
        <w:t>bak</w:t>
      </w:r>
      <w:proofErr w:type="spellEnd"/>
      <w:r w:rsidRPr="00663A22">
        <w:rPr>
          <w:rFonts w:ascii="Consolas" w:eastAsia="Times New Roman" w:hAnsi="Consolas" w:cs="Times New Roman"/>
          <w:color w:val="CE9178"/>
          <w:sz w:val="21"/>
          <w:szCs w:val="21"/>
          <w:lang w:val="en-US"/>
        </w:rPr>
        <w:t>'</w:t>
      </w:r>
      <w:r w:rsidRPr="00663A22">
        <w:rPr>
          <w:rFonts w:ascii="Consolas" w:eastAsia="Times New Roman" w:hAnsi="Consolas" w:cs="Times New Roman"/>
          <w:color w:val="D4D4D4"/>
          <w:sz w:val="21"/>
          <w:szCs w:val="21"/>
          <w:lang w:val="en-US"/>
        </w:rPr>
        <w:t>)</w:t>
      </w:r>
    </w:p>
    <w:p w14:paraId="4D541AE2" w14:textId="77777777" w:rsidR="00AA4E54"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header</w:t>
      </w:r>
      <w:r w:rsidRPr="00663A22">
        <w:rPr>
          <w:rFonts w:ascii="Consolas" w:eastAsia="Times New Roman" w:hAnsi="Consolas" w:cs="Times New Roman"/>
          <w:color w:val="D4D4D4"/>
          <w:sz w:val="21"/>
          <w:szCs w:val="21"/>
          <w:lang w:val="en-US"/>
        </w:rPr>
        <w:t xml:space="preserve"> = </w:t>
      </w:r>
      <w:proofErr w:type="spellStart"/>
      <w:r w:rsidRPr="00663A22">
        <w:rPr>
          <w:rFonts w:ascii="Consolas" w:eastAsia="Times New Roman" w:hAnsi="Consolas" w:cs="Times New Roman"/>
          <w:color w:val="4EC9B0"/>
          <w:sz w:val="21"/>
          <w:szCs w:val="21"/>
          <w:lang w:val="en-US"/>
        </w:rPr>
        <w:t>os</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9CDCFE"/>
          <w:sz w:val="21"/>
          <w:szCs w:val="21"/>
          <w:lang w:val="en-US"/>
        </w:rPr>
        <w:t>path</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join</w:t>
      </w:r>
      <w:proofErr w:type="spell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4FC1FF"/>
          <w:sz w:val="21"/>
          <w:szCs w:val="21"/>
          <w:lang w:val="en-US"/>
        </w:rPr>
        <w:t>DOWNLOAD_PATH</w:t>
      </w:r>
      <w:r w:rsidRPr="00663A22">
        <w:rPr>
          <w:rFonts w:ascii="Consolas" w:eastAsia="Times New Roman" w:hAnsi="Consolas" w:cs="Times New Roman"/>
          <w:color w:val="D4D4D4"/>
          <w:sz w:val="21"/>
          <w:szCs w:val="21"/>
          <w:lang w:val="en-US"/>
        </w:rPr>
        <w:t xml:space="preserve">, </w:t>
      </w:r>
      <w:proofErr w:type="spellStart"/>
      <w:r w:rsidRPr="00663A22">
        <w:rPr>
          <w:rFonts w:ascii="Consolas" w:eastAsia="Times New Roman" w:hAnsi="Consolas" w:cs="Times New Roman"/>
          <w:color w:val="9CDCFE"/>
          <w:sz w:val="21"/>
          <w:szCs w:val="21"/>
          <w:lang w:val="en-US"/>
        </w:rPr>
        <w:t>self</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9CDCFE"/>
          <w:sz w:val="21"/>
          <w:szCs w:val="21"/>
          <w:lang w:val="en-US"/>
        </w:rPr>
        <w:t>filename</w:t>
      </w:r>
      <w:proofErr w:type="spell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B5CEA8"/>
          <w:sz w:val="21"/>
          <w:szCs w:val="21"/>
          <w:lang w:val="en-US"/>
        </w:rPr>
        <w:t>11</w:t>
      </w:r>
      <w:r w:rsidRPr="00663A22">
        <w:rPr>
          <w:rFonts w:ascii="Consolas" w:eastAsia="Times New Roman" w:hAnsi="Consolas" w:cs="Times New Roman"/>
          <w:color w:val="D4D4D4"/>
          <w:sz w:val="21"/>
          <w:szCs w:val="21"/>
          <w:lang w:val="en-US"/>
        </w:rPr>
        <w:t xml:space="preserve">], </w:t>
      </w:r>
    </w:p>
    <w:p w14:paraId="09626BD3" w14:textId="33F807E8" w:rsidR="00663A22" w:rsidRPr="00663A22" w:rsidRDefault="00663A22" w:rsidP="00AA4E54">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lastRenderedPageBreak/>
        <w:t>f</w:t>
      </w:r>
      <w:r w:rsidRPr="00663A22">
        <w:rPr>
          <w:rFonts w:ascii="Consolas" w:eastAsia="Times New Roman" w:hAnsi="Consolas" w:cs="Times New Roman"/>
          <w:color w:val="CE9178"/>
          <w:sz w:val="21"/>
          <w:szCs w:val="21"/>
          <w:lang w:val="en-US"/>
        </w:rPr>
        <w:t>'{</w:t>
      </w:r>
      <w:proofErr w:type="spellStart"/>
      <w:r w:rsidRPr="00663A22">
        <w:rPr>
          <w:rFonts w:ascii="Consolas" w:eastAsia="Times New Roman" w:hAnsi="Consolas" w:cs="Times New Roman"/>
          <w:color w:val="9CDCFE"/>
          <w:sz w:val="21"/>
          <w:szCs w:val="21"/>
          <w:lang w:val="en-US"/>
        </w:rPr>
        <w:t>self</w:t>
      </w:r>
      <w:r w:rsidRPr="00663A22">
        <w:rPr>
          <w:rFonts w:ascii="Consolas" w:eastAsia="Times New Roman" w:hAnsi="Consolas" w:cs="Times New Roman"/>
          <w:color w:val="CE9178"/>
          <w:sz w:val="21"/>
          <w:szCs w:val="21"/>
          <w:lang w:val="en-US"/>
        </w:rPr>
        <w:t>.</w:t>
      </w:r>
      <w:r w:rsidRPr="00663A22">
        <w:rPr>
          <w:rFonts w:ascii="Consolas" w:eastAsia="Times New Roman" w:hAnsi="Consolas" w:cs="Times New Roman"/>
          <w:color w:val="9CDCFE"/>
          <w:sz w:val="21"/>
          <w:szCs w:val="21"/>
          <w:lang w:val="en-US"/>
        </w:rPr>
        <w:t>filename</w:t>
      </w:r>
      <w:proofErr w:type="spellEnd"/>
      <w:r w:rsidRPr="00663A22">
        <w:rPr>
          <w:rFonts w:ascii="Consolas" w:eastAsia="Times New Roman" w:hAnsi="Consolas" w:cs="Times New Roman"/>
          <w:color w:val="CE9178"/>
          <w:sz w:val="21"/>
          <w:szCs w:val="21"/>
          <w:lang w:val="en-US"/>
        </w:rPr>
        <w:t>[:-11]}.</w:t>
      </w:r>
      <w:proofErr w:type="spellStart"/>
      <w:r w:rsidRPr="00663A22">
        <w:rPr>
          <w:rFonts w:ascii="Consolas" w:eastAsia="Times New Roman" w:hAnsi="Consolas" w:cs="Times New Roman"/>
          <w:color w:val="CE9178"/>
          <w:sz w:val="21"/>
          <w:szCs w:val="21"/>
          <w:lang w:val="en-US"/>
        </w:rPr>
        <w:t>hdr</w:t>
      </w:r>
      <w:proofErr w:type="spellEnd"/>
      <w:r w:rsidRPr="00663A22">
        <w:rPr>
          <w:rFonts w:ascii="Consolas" w:eastAsia="Times New Roman" w:hAnsi="Consolas" w:cs="Times New Roman"/>
          <w:color w:val="CE9178"/>
          <w:sz w:val="21"/>
          <w:szCs w:val="21"/>
          <w:lang w:val="en-US"/>
        </w:rPr>
        <w:t>'</w:t>
      </w:r>
      <w:r w:rsidRPr="00663A22">
        <w:rPr>
          <w:rFonts w:ascii="Consolas" w:eastAsia="Times New Roman" w:hAnsi="Consolas" w:cs="Times New Roman"/>
          <w:color w:val="D4D4D4"/>
          <w:sz w:val="21"/>
          <w:szCs w:val="21"/>
          <w:lang w:val="en-US"/>
        </w:rPr>
        <w:t>)</w:t>
      </w:r>
    </w:p>
    <w:p w14:paraId="1FCF34A7"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p>
    <w:p w14:paraId="6B23AA94"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6A9955"/>
          <w:sz w:val="21"/>
          <w:szCs w:val="21"/>
          <w:lang w:val="en-US"/>
        </w:rPr>
        <w:t># Making a new copy of header with adjusted offset of 2502</w:t>
      </w:r>
    </w:p>
    <w:p w14:paraId="5253EDA5"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proofErr w:type="spellStart"/>
      <w:r w:rsidRPr="00663A22">
        <w:rPr>
          <w:rFonts w:ascii="Consolas" w:eastAsia="Times New Roman" w:hAnsi="Consolas" w:cs="Times New Roman"/>
          <w:color w:val="4EC9B0"/>
          <w:sz w:val="21"/>
          <w:szCs w:val="21"/>
          <w:lang w:val="en-US"/>
        </w:rPr>
        <w:t>os</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rename</w:t>
      </w:r>
      <w:proofErr w:type="spell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9CDCFE"/>
          <w:sz w:val="21"/>
          <w:szCs w:val="21"/>
          <w:lang w:val="en-US"/>
        </w:rPr>
        <w:t>header</w:t>
      </w:r>
      <w:r w:rsidRPr="00663A22">
        <w:rPr>
          <w:rFonts w:ascii="Consolas" w:eastAsia="Times New Roman" w:hAnsi="Consolas" w:cs="Times New Roman"/>
          <w:color w:val="D4D4D4"/>
          <w:sz w:val="21"/>
          <w:szCs w:val="21"/>
          <w:lang w:val="en-US"/>
        </w:rPr>
        <w:t xml:space="preserve">, </w:t>
      </w:r>
      <w:proofErr w:type="spellStart"/>
      <w:r w:rsidRPr="00663A22">
        <w:rPr>
          <w:rFonts w:ascii="Consolas" w:eastAsia="Times New Roman" w:hAnsi="Consolas" w:cs="Times New Roman"/>
          <w:color w:val="9CDCFE"/>
          <w:sz w:val="21"/>
          <w:szCs w:val="21"/>
          <w:lang w:val="en-US"/>
        </w:rPr>
        <w:t>old_header</w:t>
      </w:r>
      <w:proofErr w:type="spellEnd"/>
      <w:r w:rsidRPr="00663A22">
        <w:rPr>
          <w:rFonts w:ascii="Consolas" w:eastAsia="Times New Roman" w:hAnsi="Consolas" w:cs="Times New Roman"/>
          <w:color w:val="D4D4D4"/>
          <w:sz w:val="21"/>
          <w:szCs w:val="21"/>
          <w:lang w:val="en-US"/>
        </w:rPr>
        <w:t>)</w:t>
      </w:r>
    </w:p>
    <w:p w14:paraId="78D0B2C6"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proofErr w:type="spellStart"/>
      <w:r w:rsidRPr="00663A22">
        <w:rPr>
          <w:rFonts w:ascii="Consolas" w:eastAsia="Times New Roman" w:hAnsi="Consolas" w:cs="Times New Roman"/>
          <w:color w:val="4EC9B0"/>
          <w:sz w:val="21"/>
          <w:szCs w:val="21"/>
          <w:lang w:val="en-US"/>
        </w:rPr>
        <w:t>shutil</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copyfile</w:t>
      </w:r>
      <w:proofErr w:type="spellEnd"/>
      <w:r w:rsidRPr="00663A22">
        <w:rPr>
          <w:rFonts w:ascii="Consolas" w:eastAsia="Times New Roman" w:hAnsi="Consolas" w:cs="Times New Roman"/>
          <w:color w:val="D4D4D4"/>
          <w:sz w:val="21"/>
          <w:szCs w:val="21"/>
          <w:lang w:val="en-US"/>
        </w:rPr>
        <w:t>(</w:t>
      </w:r>
      <w:proofErr w:type="spellStart"/>
      <w:r w:rsidRPr="00663A22">
        <w:rPr>
          <w:rFonts w:ascii="Consolas" w:eastAsia="Times New Roman" w:hAnsi="Consolas" w:cs="Times New Roman"/>
          <w:color w:val="9CDCFE"/>
          <w:sz w:val="21"/>
          <w:szCs w:val="21"/>
          <w:lang w:val="en-US"/>
        </w:rPr>
        <w:t>old_header</w:t>
      </w:r>
      <w:proofErr w:type="spellEnd"/>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header</w:t>
      </w:r>
      <w:r w:rsidRPr="00663A22">
        <w:rPr>
          <w:rFonts w:ascii="Consolas" w:eastAsia="Times New Roman" w:hAnsi="Consolas" w:cs="Times New Roman"/>
          <w:color w:val="D4D4D4"/>
          <w:sz w:val="21"/>
          <w:szCs w:val="21"/>
          <w:lang w:val="en-US"/>
        </w:rPr>
        <w:t>)</w:t>
      </w:r>
    </w:p>
    <w:p w14:paraId="79673BFB"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p>
    <w:p w14:paraId="0874F550"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file</w:t>
      </w:r>
      <w:r w:rsidRPr="00663A22">
        <w:rPr>
          <w:rFonts w:ascii="Consolas" w:eastAsia="Times New Roman" w:hAnsi="Consolas" w:cs="Times New Roman"/>
          <w:color w:val="D4D4D4"/>
          <w:sz w:val="21"/>
          <w:szCs w:val="21"/>
          <w:lang w:val="en-US"/>
        </w:rPr>
        <w:t xml:space="preserve"> = </w:t>
      </w:r>
      <w:r w:rsidRPr="00663A22">
        <w:rPr>
          <w:rFonts w:ascii="Consolas" w:eastAsia="Times New Roman" w:hAnsi="Consolas" w:cs="Times New Roman"/>
          <w:color w:val="DCDCAA"/>
          <w:sz w:val="21"/>
          <w:szCs w:val="21"/>
          <w:lang w:val="en-US"/>
        </w:rPr>
        <w:t>open</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9CDCFE"/>
          <w:sz w:val="21"/>
          <w:szCs w:val="21"/>
          <w:lang w:val="en-US"/>
        </w:rPr>
        <w:t>header</w:t>
      </w: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CE9178"/>
          <w:sz w:val="21"/>
          <w:szCs w:val="21"/>
          <w:lang w:val="en-US"/>
        </w:rPr>
        <w:t>'r'</w:t>
      </w:r>
      <w:r w:rsidRPr="00663A22">
        <w:rPr>
          <w:rFonts w:ascii="Consolas" w:eastAsia="Times New Roman" w:hAnsi="Consolas" w:cs="Times New Roman"/>
          <w:color w:val="D4D4D4"/>
          <w:sz w:val="21"/>
          <w:szCs w:val="21"/>
          <w:lang w:val="en-US"/>
        </w:rPr>
        <w:t>)</w:t>
      </w:r>
    </w:p>
    <w:p w14:paraId="09F3AB8C"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replacement</w:t>
      </w:r>
      <w:r w:rsidRPr="00663A22">
        <w:rPr>
          <w:rFonts w:ascii="Consolas" w:eastAsia="Times New Roman" w:hAnsi="Consolas" w:cs="Times New Roman"/>
          <w:color w:val="D4D4D4"/>
          <w:sz w:val="21"/>
          <w:szCs w:val="21"/>
          <w:lang w:val="en-US"/>
        </w:rPr>
        <w:t xml:space="preserve"> = </w:t>
      </w:r>
      <w:r w:rsidRPr="00663A22">
        <w:rPr>
          <w:rFonts w:ascii="Consolas" w:eastAsia="Times New Roman" w:hAnsi="Consolas" w:cs="Times New Roman"/>
          <w:color w:val="CE9178"/>
          <w:sz w:val="21"/>
          <w:szCs w:val="21"/>
          <w:lang w:val="en-US"/>
        </w:rPr>
        <w:t>""</w:t>
      </w:r>
    </w:p>
    <w:p w14:paraId="6408D726"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C586C0"/>
          <w:sz w:val="21"/>
          <w:szCs w:val="21"/>
          <w:lang w:val="en-US"/>
        </w:rPr>
        <w:t>for</w:t>
      </w: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line</w:t>
      </w: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569CD6"/>
          <w:sz w:val="21"/>
          <w:szCs w:val="21"/>
          <w:lang w:val="en-US"/>
        </w:rPr>
        <w:t>in</w:t>
      </w: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file</w:t>
      </w:r>
      <w:r w:rsidRPr="00663A22">
        <w:rPr>
          <w:rFonts w:ascii="Consolas" w:eastAsia="Times New Roman" w:hAnsi="Consolas" w:cs="Times New Roman"/>
          <w:color w:val="D4D4D4"/>
          <w:sz w:val="21"/>
          <w:szCs w:val="21"/>
          <w:lang w:val="en-US"/>
        </w:rPr>
        <w:t>:</w:t>
      </w:r>
    </w:p>
    <w:p w14:paraId="4232BCF9"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line</w:t>
      </w:r>
      <w:r w:rsidRPr="00663A22">
        <w:rPr>
          <w:rFonts w:ascii="Consolas" w:eastAsia="Times New Roman" w:hAnsi="Consolas" w:cs="Times New Roman"/>
          <w:color w:val="D4D4D4"/>
          <w:sz w:val="21"/>
          <w:szCs w:val="21"/>
          <w:lang w:val="en-US"/>
        </w:rPr>
        <w:t xml:space="preserve"> = </w:t>
      </w:r>
      <w:proofErr w:type="spellStart"/>
      <w:r w:rsidRPr="00663A22">
        <w:rPr>
          <w:rFonts w:ascii="Consolas" w:eastAsia="Times New Roman" w:hAnsi="Consolas" w:cs="Times New Roman"/>
          <w:color w:val="9CDCFE"/>
          <w:sz w:val="21"/>
          <w:szCs w:val="21"/>
          <w:lang w:val="en-US"/>
        </w:rPr>
        <w:t>line</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strip</w:t>
      </w:r>
      <w:proofErr w:type="spellEnd"/>
      <w:r w:rsidRPr="00663A22">
        <w:rPr>
          <w:rFonts w:ascii="Consolas" w:eastAsia="Times New Roman" w:hAnsi="Consolas" w:cs="Times New Roman"/>
          <w:color w:val="D4D4D4"/>
          <w:sz w:val="21"/>
          <w:szCs w:val="21"/>
          <w:lang w:val="en-US"/>
        </w:rPr>
        <w:t>()</w:t>
      </w:r>
    </w:p>
    <w:p w14:paraId="2F887313"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changes</w:t>
      </w:r>
      <w:r w:rsidRPr="00663A22">
        <w:rPr>
          <w:rFonts w:ascii="Consolas" w:eastAsia="Times New Roman" w:hAnsi="Consolas" w:cs="Times New Roman"/>
          <w:color w:val="D4D4D4"/>
          <w:sz w:val="21"/>
          <w:szCs w:val="21"/>
          <w:lang w:val="en-US"/>
        </w:rPr>
        <w:t xml:space="preserve"> = </w:t>
      </w:r>
      <w:proofErr w:type="spellStart"/>
      <w:r w:rsidRPr="00663A22">
        <w:rPr>
          <w:rFonts w:ascii="Consolas" w:eastAsia="Times New Roman" w:hAnsi="Consolas" w:cs="Times New Roman"/>
          <w:color w:val="9CDCFE"/>
          <w:sz w:val="21"/>
          <w:szCs w:val="21"/>
          <w:lang w:val="en-US"/>
        </w:rPr>
        <w:t>line</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replace</w:t>
      </w:r>
      <w:proofErr w:type="spell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CE9178"/>
          <w:sz w:val="21"/>
          <w:szCs w:val="21"/>
          <w:lang w:val="en-US"/>
        </w:rPr>
        <w:t>"header offset = 0"</w:t>
      </w: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CE9178"/>
          <w:sz w:val="21"/>
          <w:szCs w:val="21"/>
          <w:lang w:val="en-US"/>
        </w:rPr>
        <w:t>"header offset = 2502"</w:t>
      </w:r>
      <w:r w:rsidRPr="00663A22">
        <w:rPr>
          <w:rFonts w:ascii="Consolas" w:eastAsia="Times New Roman" w:hAnsi="Consolas" w:cs="Times New Roman"/>
          <w:color w:val="D4D4D4"/>
          <w:sz w:val="21"/>
          <w:szCs w:val="21"/>
          <w:lang w:val="en-US"/>
        </w:rPr>
        <w:t>)</w:t>
      </w:r>
    </w:p>
    <w:p w14:paraId="20B378D8"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replacement</w:t>
      </w:r>
      <w:r w:rsidRPr="00663A22">
        <w:rPr>
          <w:rFonts w:ascii="Consolas" w:eastAsia="Times New Roman" w:hAnsi="Consolas" w:cs="Times New Roman"/>
          <w:color w:val="D4D4D4"/>
          <w:sz w:val="21"/>
          <w:szCs w:val="21"/>
          <w:lang w:val="en-US"/>
        </w:rPr>
        <w:t xml:space="preserve"> = </w:t>
      </w:r>
      <w:r w:rsidRPr="00663A22">
        <w:rPr>
          <w:rFonts w:ascii="Consolas" w:eastAsia="Times New Roman" w:hAnsi="Consolas" w:cs="Times New Roman"/>
          <w:color w:val="9CDCFE"/>
          <w:sz w:val="21"/>
          <w:szCs w:val="21"/>
          <w:lang w:val="en-US"/>
        </w:rPr>
        <w:t>replacement</w:t>
      </w:r>
      <w:r w:rsidRPr="00663A22">
        <w:rPr>
          <w:rFonts w:ascii="Consolas" w:eastAsia="Times New Roman" w:hAnsi="Consolas" w:cs="Times New Roman"/>
          <w:color w:val="D4D4D4"/>
          <w:sz w:val="21"/>
          <w:szCs w:val="21"/>
          <w:lang w:val="en-US"/>
        </w:rPr>
        <w:t xml:space="preserve"> + </w:t>
      </w:r>
      <w:r w:rsidRPr="00663A22">
        <w:rPr>
          <w:rFonts w:ascii="Consolas" w:eastAsia="Times New Roman" w:hAnsi="Consolas" w:cs="Times New Roman"/>
          <w:color w:val="9CDCFE"/>
          <w:sz w:val="21"/>
          <w:szCs w:val="21"/>
          <w:lang w:val="en-US"/>
        </w:rPr>
        <w:t>changes</w:t>
      </w:r>
      <w:r w:rsidRPr="00663A22">
        <w:rPr>
          <w:rFonts w:ascii="Consolas" w:eastAsia="Times New Roman" w:hAnsi="Consolas" w:cs="Times New Roman"/>
          <w:color w:val="D4D4D4"/>
          <w:sz w:val="21"/>
          <w:szCs w:val="21"/>
          <w:lang w:val="en-US"/>
        </w:rPr>
        <w:t xml:space="preserve"> + </w:t>
      </w:r>
      <w:r w:rsidRPr="00663A22">
        <w:rPr>
          <w:rFonts w:ascii="Consolas" w:eastAsia="Times New Roman" w:hAnsi="Consolas" w:cs="Times New Roman"/>
          <w:color w:val="CE9178"/>
          <w:sz w:val="21"/>
          <w:szCs w:val="21"/>
          <w:lang w:val="en-US"/>
        </w:rPr>
        <w:t>"</w:t>
      </w:r>
      <w:r w:rsidRPr="00663A22">
        <w:rPr>
          <w:rFonts w:ascii="Consolas" w:eastAsia="Times New Roman" w:hAnsi="Consolas" w:cs="Times New Roman"/>
          <w:color w:val="D7BA7D"/>
          <w:sz w:val="21"/>
          <w:szCs w:val="21"/>
          <w:lang w:val="en-US"/>
        </w:rPr>
        <w:t>\n</w:t>
      </w:r>
      <w:r w:rsidRPr="00663A22">
        <w:rPr>
          <w:rFonts w:ascii="Consolas" w:eastAsia="Times New Roman" w:hAnsi="Consolas" w:cs="Times New Roman"/>
          <w:color w:val="CE9178"/>
          <w:sz w:val="21"/>
          <w:szCs w:val="21"/>
          <w:lang w:val="en-US"/>
        </w:rPr>
        <w:t>"</w:t>
      </w:r>
    </w:p>
    <w:p w14:paraId="202FC140"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proofErr w:type="spellStart"/>
      <w:r w:rsidRPr="00663A22">
        <w:rPr>
          <w:rFonts w:ascii="Consolas" w:eastAsia="Times New Roman" w:hAnsi="Consolas" w:cs="Times New Roman"/>
          <w:color w:val="9CDCFE"/>
          <w:sz w:val="21"/>
          <w:szCs w:val="21"/>
          <w:lang w:val="en-US"/>
        </w:rPr>
        <w:t>file</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close</w:t>
      </w:r>
      <w:proofErr w:type="spellEnd"/>
      <w:r w:rsidRPr="00663A22">
        <w:rPr>
          <w:rFonts w:ascii="Consolas" w:eastAsia="Times New Roman" w:hAnsi="Consolas" w:cs="Times New Roman"/>
          <w:color w:val="D4D4D4"/>
          <w:sz w:val="21"/>
          <w:szCs w:val="21"/>
          <w:lang w:val="en-US"/>
        </w:rPr>
        <w:t>()</w:t>
      </w:r>
    </w:p>
    <w:p w14:paraId="6315725D"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p>
    <w:p w14:paraId="48D149E1"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proofErr w:type="spellStart"/>
      <w:r w:rsidRPr="00663A22">
        <w:rPr>
          <w:rFonts w:ascii="Consolas" w:eastAsia="Times New Roman" w:hAnsi="Consolas" w:cs="Times New Roman"/>
          <w:color w:val="9CDCFE"/>
          <w:sz w:val="21"/>
          <w:szCs w:val="21"/>
          <w:lang w:val="en-US"/>
        </w:rPr>
        <w:t>fout</w:t>
      </w:r>
      <w:proofErr w:type="spellEnd"/>
      <w:r w:rsidRPr="00663A22">
        <w:rPr>
          <w:rFonts w:ascii="Consolas" w:eastAsia="Times New Roman" w:hAnsi="Consolas" w:cs="Times New Roman"/>
          <w:color w:val="D4D4D4"/>
          <w:sz w:val="21"/>
          <w:szCs w:val="21"/>
          <w:lang w:val="en-US"/>
        </w:rPr>
        <w:t xml:space="preserve"> = </w:t>
      </w:r>
      <w:r w:rsidRPr="00663A22">
        <w:rPr>
          <w:rFonts w:ascii="Consolas" w:eastAsia="Times New Roman" w:hAnsi="Consolas" w:cs="Times New Roman"/>
          <w:color w:val="DCDCAA"/>
          <w:sz w:val="21"/>
          <w:szCs w:val="21"/>
          <w:lang w:val="en-US"/>
        </w:rPr>
        <w:t>open</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9CDCFE"/>
          <w:sz w:val="21"/>
          <w:szCs w:val="21"/>
          <w:lang w:val="en-US"/>
        </w:rPr>
        <w:t>header</w:t>
      </w: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CE9178"/>
          <w:sz w:val="21"/>
          <w:szCs w:val="21"/>
          <w:lang w:val="en-US"/>
        </w:rPr>
        <w:t>'w'</w:t>
      </w:r>
      <w:r w:rsidRPr="00663A22">
        <w:rPr>
          <w:rFonts w:ascii="Consolas" w:eastAsia="Times New Roman" w:hAnsi="Consolas" w:cs="Times New Roman"/>
          <w:color w:val="D4D4D4"/>
          <w:sz w:val="21"/>
          <w:szCs w:val="21"/>
          <w:lang w:val="en-US"/>
        </w:rPr>
        <w:t>)</w:t>
      </w:r>
    </w:p>
    <w:p w14:paraId="200C0C64"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proofErr w:type="spellStart"/>
      <w:r w:rsidRPr="00663A22">
        <w:rPr>
          <w:rFonts w:ascii="Consolas" w:eastAsia="Times New Roman" w:hAnsi="Consolas" w:cs="Times New Roman"/>
          <w:color w:val="9CDCFE"/>
          <w:sz w:val="21"/>
          <w:szCs w:val="21"/>
          <w:lang w:val="en-US"/>
        </w:rPr>
        <w:t>fout</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write</w:t>
      </w:r>
      <w:proofErr w:type="spell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9CDCFE"/>
          <w:sz w:val="21"/>
          <w:szCs w:val="21"/>
          <w:lang w:val="en-US"/>
        </w:rPr>
        <w:t>replacement</w:t>
      </w:r>
      <w:r w:rsidRPr="00663A22">
        <w:rPr>
          <w:rFonts w:ascii="Consolas" w:eastAsia="Times New Roman" w:hAnsi="Consolas" w:cs="Times New Roman"/>
          <w:color w:val="D4D4D4"/>
          <w:sz w:val="21"/>
          <w:szCs w:val="21"/>
          <w:lang w:val="en-US"/>
        </w:rPr>
        <w:t>)</w:t>
      </w:r>
    </w:p>
    <w:p w14:paraId="09440F08"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proofErr w:type="spellStart"/>
      <w:r w:rsidRPr="00663A22">
        <w:rPr>
          <w:rFonts w:ascii="Consolas" w:eastAsia="Times New Roman" w:hAnsi="Consolas" w:cs="Times New Roman"/>
          <w:color w:val="9CDCFE"/>
          <w:sz w:val="21"/>
          <w:szCs w:val="21"/>
          <w:lang w:val="en-US"/>
        </w:rPr>
        <w:t>fout</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close</w:t>
      </w:r>
      <w:proofErr w:type="spellEnd"/>
      <w:r w:rsidRPr="00663A22">
        <w:rPr>
          <w:rFonts w:ascii="Consolas" w:eastAsia="Times New Roman" w:hAnsi="Consolas" w:cs="Times New Roman"/>
          <w:color w:val="D4D4D4"/>
          <w:sz w:val="21"/>
          <w:szCs w:val="21"/>
          <w:lang w:val="en-US"/>
        </w:rPr>
        <w:t>()</w:t>
      </w:r>
    </w:p>
    <w:p w14:paraId="16DEDE43" w14:textId="263843AD" w:rsidR="00663A22" w:rsidRDefault="00AA4E54" w:rsidP="00712F78">
      <w:pPr>
        <w:pStyle w:val="Caption"/>
      </w:pPr>
      <w:r>
        <w:br/>
      </w:r>
      <w:bookmarkStart w:id="223" w:name="_Toc89251488"/>
      <w:r w:rsidR="00712F78">
        <w:t xml:space="preserve">Figure </w:t>
      </w:r>
      <w:fldSimple w:instr=" SEQ Figure \* ARABIC ">
        <w:r w:rsidR="00B11F53">
          <w:rPr>
            <w:noProof/>
          </w:rPr>
          <w:t>5</w:t>
        </w:r>
      </w:fldSimple>
      <w:r w:rsidR="00712F78">
        <w:t xml:space="preserve"> </w:t>
      </w:r>
      <w:proofErr w:type="spellStart"/>
      <w:r w:rsidR="00712F78">
        <w:t>headerFix</w:t>
      </w:r>
      <w:proofErr w:type="spellEnd"/>
      <w:r w:rsidR="00712F78">
        <w:t>() function corrects faulty Hyperion image offset</w:t>
      </w:r>
      <w:r>
        <w:t xml:space="preserve"> for accurate display by HyperGix</w:t>
      </w:r>
      <w:bookmarkEnd w:id="223"/>
    </w:p>
    <w:p w14:paraId="1CF022EC" w14:textId="3099A985" w:rsidR="00E9485B" w:rsidRDefault="00E9485B" w:rsidP="00FC3879">
      <w:r>
        <w:tab/>
        <w:t>HyperGix also allows for importing supported hyperspectral images from external directories</w:t>
      </w:r>
      <w:r w:rsidR="00770D9F">
        <w:t xml:space="preserve"> by use of the </w:t>
      </w:r>
      <w:r w:rsidR="00770D9F">
        <w:rPr>
          <w:b/>
          <w:bCs/>
        </w:rPr>
        <w:t>Import Spectral Scan</w:t>
      </w:r>
      <w:r w:rsidR="00770D9F">
        <w:t xml:space="preserve"> button below the </w:t>
      </w:r>
      <w:r w:rsidR="00770D9F" w:rsidRPr="006D02EE">
        <w:rPr>
          <w:i/>
          <w:iCs/>
        </w:rPr>
        <w:t>Scan Library</w:t>
      </w:r>
      <w:r w:rsidR="00770D9F">
        <w:t xml:space="preserve"> list</w:t>
      </w:r>
      <w:r>
        <w:t xml:space="preserve">. The location of the imported file on the user’s computer is stored in the SQLite database so moving the file to the ‘downloads’ folder is not necessary. At present, supported filetypes are limited </w:t>
      </w:r>
      <w:r w:rsidR="006243FC">
        <w:t xml:space="preserve">to </w:t>
      </w:r>
      <w:r w:rsidR="006243FC">
        <w:rPr>
          <w:b/>
          <w:bCs/>
        </w:rPr>
        <w:t>.</w:t>
      </w:r>
      <w:proofErr w:type="spellStart"/>
      <w:r w:rsidR="006243FC">
        <w:rPr>
          <w:b/>
          <w:bCs/>
        </w:rPr>
        <w:t>lan</w:t>
      </w:r>
      <w:proofErr w:type="spellEnd"/>
      <w:r w:rsidR="006243FC">
        <w:rPr>
          <w:b/>
          <w:bCs/>
        </w:rPr>
        <w:t>, .</w:t>
      </w:r>
      <w:proofErr w:type="spellStart"/>
      <w:r w:rsidR="006243FC">
        <w:rPr>
          <w:b/>
          <w:bCs/>
        </w:rPr>
        <w:t>hdr</w:t>
      </w:r>
      <w:proofErr w:type="spellEnd"/>
      <w:r w:rsidR="006243FC">
        <w:rPr>
          <w:b/>
          <w:bCs/>
        </w:rPr>
        <w:t>, .L1R, .</w:t>
      </w:r>
      <w:proofErr w:type="spellStart"/>
      <w:r w:rsidR="006243FC">
        <w:rPr>
          <w:b/>
          <w:bCs/>
        </w:rPr>
        <w:t>tif</w:t>
      </w:r>
      <w:proofErr w:type="spellEnd"/>
      <w:r w:rsidR="006243FC">
        <w:rPr>
          <w:b/>
          <w:bCs/>
        </w:rPr>
        <w:t xml:space="preserve">, </w:t>
      </w:r>
      <w:r w:rsidR="00157498">
        <w:rPr>
          <w:b/>
          <w:bCs/>
        </w:rPr>
        <w:t xml:space="preserve">and </w:t>
      </w:r>
      <w:r w:rsidR="006243FC">
        <w:rPr>
          <w:b/>
          <w:bCs/>
        </w:rPr>
        <w:t>.hd5</w:t>
      </w:r>
      <w:r w:rsidR="006243FC">
        <w:t>, though importing other filetypes can be attempted. HyperGix will attempt to use the GDAL library to convert an unsupported file into something it can read, but success is not guaranteed</w:t>
      </w:r>
      <w:r w:rsidR="00A41C57">
        <w:t xml:space="preserve"> due to the lack of current standards in hyperspectral data storage.</w:t>
      </w:r>
    </w:p>
    <w:p w14:paraId="7BF601B9" w14:textId="0A66BA9E" w:rsidR="003E2DF3" w:rsidRDefault="003E2DF3" w:rsidP="00FC3879">
      <w:r>
        <w:tab/>
        <w:t xml:space="preserve">The </w:t>
      </w:r>
      <w:r w:rsidRPr="003E2DF3">
        <w:rPr>
          <w:b/>
          <w:bCs/>
        </w:rPr>
        <w:t>Remove From Library</w:t>
      </w:r>
      <w:r>
        <w:t xml:space="preserve"> button in the Image Viewer module will remove information about a spectral image from the internal database, but it will not delete the file from the user’s system. A future update may include a pop-up window to present this option.</w:t>
      </w:r>
    </w:p>
    <w:p w14:paraId="221201B6" w14:textId="50AE7278" w:rsidR="00557036" w:rsidRDefault="00557036" w:rsidP="00FC3879">
      <w:r>
        <w:tab/>
        <w:t xml:space="preserve">Image files can be viewed in the application by double-clicking their name in the </w:t>
      </w:r>
      <w:r w:rsidRPr="006D02EE">
        <w:rPr>
          <w:i/>
          <w:iCs/>
        </w:rPr>
        <w:t>Scan Library</w:t>
      </w:r>
      <w:r>
        <w:t xml:space="preserve"> list. Information about the file is displayed in the File Properties panel in the </w:t>
      </w:r>
      <w:r>
        <w:lastRenderedPageBreak/>
        <w:t xml:space="preserve">lower left side of the Image Viewer module. </w:t>
      </w:r>
      <w:r w:rsidR="006126CA">
        <w:t>This information is included in the image file itself and can vary by file format. For Hyperion scans, it includes the unique Scene ID assigned by the USGS, along with capture date and time, dimensions of the image</w:t>
      </w:r>
      <w:r w:rsidR="00BE235A">
        <w:t>, interleave order and other metadata</w:t>
      </w:r>
      <w:r w:rsidR="006126CA">
        <w:t>. Hyperion images all consist of 242 bands and 256 columns (or samples) but the number of rows may vary.</w:t>
      </w:r>
    </w:p>
    <w:p w14:paraId="65A2AB76" w14:textId="17C41571" w:rsidR="006126CA" w:rsidRDefault="006126CA" w:rsidP="00FC3879">
      <w:r>
        <w:tab/>
        <w:t xml:space="preserve">The center area of the Image Viewer module allows the user to view an individual hyperspectral scan, pan and zoom on it, and save still frames of an area to their computer. </w:t>
      </w:r>
      <w:r w:rsidR="000D0A93">
        <w:t>It also allows switching between three viewing modes</w:t>
      </w:r>
      <w:r w:rsidR="008D5B7E">
        <w:t>:</w:t>
      </w:r>
    </w:p>
    <w:p w14:paraId="1004BE68" w14:textId="3E0F817C" w:rsidR="000D0A93" w:rsidRDefault="00E861F3" w:rsidP="00FC3879">
      <w:r>
        <w:rPr>
          <w:noProof/>
        </w:rPr>
        <mc:AlternateContent>
          <mc:Choice Requires="wps">
            <w:drawing>
              <wp:anchor distT="0" distB="0" distL="114300" distR="114300" simplePos="0" relativeHeight="251671040" behindDoc="0" locked="0" layoutInCell="1" allowOverlap="1" wp14:anchorId="67CAFEC2" wp14:editId="66093124">
                <wp:simplePos x="0" y="0"/>
                <wp:positionH relativeFrom="column">
                  <wp:posOffset>409575</wp:posOffset>
                </wp:positionH>
                <wp:positionV relativeFrom="paragraph">
                  <wp:posOffset>4422775</wp:posOffset>
                </wp:positionV>
                <wp:extent cx="504444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wps:spPr>
                      <wps:txbx>
                        <w:txbxContent>
                          <w:p w14:paraId="7550E83C" w14:textId="3DEADF52" w:rsidR="00E861F3" w:rsidRPr="00A70838" w:rsidRDefault="00E861F3" w:rsidP="00E861F3">
                            <w:pPr>
                              <w:pStyle w:val="Caption"/>
                              <w:rPr>
                                <w:noProof/>
                                <w:sz w:val="26"/>
                                <w:szCs w:val="26"/>
                              </w:rPr>
                            </w:pPr>
                            <w:bookmarkStart w:id="224" w:name="_Toc89251489"/>
                            <w:r>
                              <w:t xml:space="preserve">Figure </w:t>
                            </w:r>
                            <w:fldSimple w:instr=" SEQ Figure \* ARABIC ">
                              <w:r w:rsidR="00B11F53">
                                <w:rPr>
                                  <w:noProof/>
                                </w:rPr>
                                <w:t>6</w:t>
                              </w:r>
                            </w:fldSimple>
                            <w:r>
                              <w:rPr>
                                <w:noProof/>
                              </w:rPr>
                              <w:t xml:space="preserve"> </w:t>
                            </w:r>
                            <w:r w:rsidRPr="00305D91">
                              <w:rPr>
                                <w:noProof/>
                              </w:rPr>
                              <w:t>Comparison of the same Hyperion scan in RGB, Single Band, and NDVI viewing modes</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CAFEC2" id="Text Box 9" o:spid="_x0000_s1027" type="#_x0000_t202" style="position:absolute;margin-left:32.25pt;margin-top:348.25pt;width:397.2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" stroked="f">
                <v:textbox style="mso-fit-shape-to-text:t" inset="0,0,0,0">
                  <w:txbxContent>
                    <w:p w14:paraId="7550E83C" w14:textId="3DEADF52" w:rsidR="00E861F3" w:rsidRPr="00A70838" w:rsidRDefault="00E861F3" w:rsidP="00E861F3">
                      <w:pPr>
                        <w:pStyle w:val="Caption"/>
                        <w:rPr>
                          <w:noProof/>
                          <w:sz w:val="26"/>
                          <w:szCs w:val="26"/>
                        </w:rPr>
                      </w:pPr>
                      <w:bookmarkStart w:id="225" w:name="_Toc89251489"/>
                      <w:r>
                        <w:t xml:space="preserve">Figure </w:t>
                      </w:r>
                      <w:fldSimple w:instr=" SEQ Figure \* ARABIC ">
                        <w:r w:rsidR="00B11F53">
                          <w:rPr>
                            <w:noProof/>
                          </w:rPr>
                          <w:t>6</w:t>
                        </w:r>
                      </w:fldSimple>
                      <w:r>
                        <w:rPr>
                          <w:noProof/>
                        </w:rPr>
                        <w:t xml:space="preserve"> </w:t>
                      </w:r>
                      <w:r w:rsidRPr="00305D91">
                        <w:rPr>
                          <w:noProof/>
                        </w:rPr>
                        <w:t>Comparison of the same Hyperion scan in RGB, Single Band, and NDVI viewing modes</w:t>
                      </w:r>
                      <w:bookmarkEnd w:id="225"/>
                    </w:p>
                  </w:txbxContent>
                </v:textbox>
                <w10:wrap type="square"/>
              </v:shape>
            </w:pict>
          </mc:Fallback>
        </mc:AlternateContent>
      </w:r>
      <w:r>
        <w:rPr>
          <w:noProof/>
        </w:rPr>
        <w:drawing>
          <wp:anchor distT="0" distB="0" distL="114300" distR="114300" simplePos="0" relativeHeight="251667968" behindDoc="0" locked="0" layoutInCell="1" allowOverlap="1" wp14:anchorId="2CE74CC8" wp14:editId="000B0951">
            <wp:simplePos x="0" y="0"/>
            <wp:positionH relativeFrom="column">
              <wp:posOffset>409904</wp:posOffset>
            </wp:positionH>
            <wp:positionV relativeFrom="paragraph">
              <wp:posOffset>-65</wp:posOffset>
            </wp:positionV>
            <wp:extent cx="5044440" cy="4365625"/>
            <wp:effectExtent l="0" t="0" r="3810" b="5080"/>
            <wp:wrapSquare wrapText="bothSides"/>
            <wp:docPr id="12" name="Picture 12" descr="Chart, timeline,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imeline, bar chart, waterfall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44440" cy="4365625"/>
                    </a:xfrm>
                    <a:prstGeom prst="rect">
                      <a:avLst/>
                    </a:prstGeom>
                  </pic:spPr>
                </pic:pic>
              </a:graphicData>
            </a:graphic>
            <wp14:sizeRelH relativeFrom="margin">
              <wp14:pctWidth>0</wp14:pctWidth>
            </wp14:sizeRelH>
            <wp14:sizeRelV relativeFrom="margin">
              <wp14:pctHeight>0</wp14:pctHeight>
            </wp14:sizeRelV>
          </wp:anchor>
        </w:drawing>
      </w:r>
      <w:r w:rsidR="000D0A93">
        <w:tab/>
      </w:r>
      <w:r w:rsidR="000D0A93">
        <w:rPr>
          <w:b/>
          <w:bCs/>
        </w:rPr>
        <w:t xml:space="preserve">RGB Mode </w:t>
      </w:r>
      <w:r w:rsidR="000D0A93">
        <w:t xml:space="preserve">– a full color representation of the captured area. By default, bands </w:t>
      </w:r>
      <w:del w:id="226" w:author="John Gallino" w:date="2021-12-03T13:53:00Z">
        <w:r w:rsidR="000D0A93" w:rsidDel="006D02EE">
          <w:delText>50</w:delText>
        </w:r>
      </w:del>
      <w:ins w:id="227" w:author="John Gallino" w:date="2021-12-03T13:56:00Z">
        <w:r w:rsidR="004E3BA4">
          <w:t>32</w:t>
        </w:r>
      </w:ins>
      <w:r w:rsidR="000D0A93">
        <w:t xml:space="preserve">, </w:t>
      </w:r>
      <w:del w:id="228" w:author="John Gallino" w:date="2021-12-03T13:53:00Z">
        <w:r w:rsidR="000D0A93" w:rsidDel="006D02EE">
          <w:delText>27</w:delText>
        </w:r>
      </w:del>
      <w:ins w:id="229" w:author="John Gallino" w:date="2021-12-03T13:54:00Z">
        <w:r w:rsidR="004E3BA4">
          <w:t>2</w:t>
        </w:r>
      </w:ins>
      <w:ins w:id="230" w:author="John Gallino" w:date="2021-12-03T13:53:00Z">
        <w:r w:rsidR="006D02EE">
          <w:t>1</w:t>
        </w:r>
      </w:ins>
      <w:r w:rsidR="000D0A93">
        <w:t xml:space="preserve">, and </w:t>
      </w:r>
      <w:del w:id="231" w:author="John Gallino" w:date="2021-12-03T13:53:00Z">
        <w:r w:rsidR="000D0A93" w:rsidDel="006D02EE">
          <w:delText>17</w:delText>
        </w:r>
      </w:del>
      <w:ins w:id="232" w:author="John Gallino" w:date="2021-12-03T13:53:00Z">
        <w:r w:rsidR="006D02EE">
          <w:t>1</w:t>
        </w:r>
        <w:r w:rsidR="006D02EE">
          <w:t>3</w:t>
        </w:r>
      </w:ins>
      <w:r w:rsidR="000D0A93">
        <w:t xml:space="preserve"> are used for red, green, and blue values respectively</w:t>
      </w:r>
      <w:ins w:id="233" w:author="John Gallino" w:date="2021-12-03T14:13:00Z">
        <w:r w:rsidR="000D1A8F">
          <w:t xml:space="preserve">, as they correspond </w:t>
        </w:r>
        <w:r w:rsidR="000D1A8F">
          <w:lastRenderedPageBreak/>
          <w:t>to wavelengths of 671 nm, 559 nm, and 518 nm on the Hyperion sensor,</w:t>
        </w:r>
      </w:ins>
      <w:r w:rsidR="000D0A93">
        <w:t xml:space="preserve"> but the user may select any bands for these </w:t>
      </w:r>
      <w:commentRangeStart w:id="234"/>
      <w:r w:rsidR="000D0A93">
        <w:t>values</w:t>
      </w:r>
      <w:commentRangeEnd w:id="234"/>
      <w:r w:rsidR="00103EE9">
        <w:rPr>
          <w:rStyle w:val="CommentReference"/>
        </w:rPr>
        <w:commentReference w:id="234"/>
      </w:r>
      <w:r w:rsidR="000D0A93">
        <w:t>.</w:t>
      </w:r>
    </w:p>
    <w:p w14:paraId="327E0B3A" w14:textId="653CA97C" w:rsidR="000D0A93" w:rsidRDefault="000D0A93" w:rsidP="00FC3879">
      <w:r>
        <w:tab/>
      </w:r>
      <w:r>
        <w:rPr>
          <w:b/>
          <w:bCs/>
        </w:rPr>
        <w:t>Single Band Mode</w:t>
      </w:r>
      <w:r>
        <w:t xml:space="preserve"> – view a single band of the hyperspectral image. Some bands may include noisy data or no data at all.</w:t>
      </w:r>
      <w:r w:rsidR="007F6603">
        <w:t xml:space="preserve"> When hovering the cursor over the image, </w:t>
      </w:r>
      <w:r w:rsidR="00D26580">
        <w:t>single-band values for the pixel currently under the cursor are shown in the upper right corner of the central panel.</w:t>
      </w:r>
    </w:p>
    <w:p w14:paraId="22A3E158" w14:textId="1B4FBC65" w:rsidR="00E14464" w:rsidRDefault="000D0A93" w:rsidP="00E861F3">
      <w:r>
        <w:tab/>
      </w:r>
      <w:r>
        <w:rPr>
          <w:b/>
          <w:bCs/>
        </w:rPr>
        <w:t>NDVI Mode</w:t>
      </w:r>
      <w:r>
        <w:t xml:space="preserve"> – Normalized Difference Vegetation Index is a graphical indicator of </w:t>
      </w:r>
      <w:r w:rsidR="00A3464D">
        <w:t>live green vegetation based on the nature of vegetation to reflect infrared light while absorbing red light</w:t>
      </w:r>
      <w:r w:rsidR="00C722E9">
        <w:t xml:space="preserve"> </w:t>
      </w:r>
      <w:sdt>
        <w:sdtPr>
          <w:id w:val="-1107801405"/>
          <w:citation/>
        </w:sdtPr>
        <w:sdtEndPr/>
        <w:sdtContent>
          <w:r w:rsidR="00DD1369">
            <w:fldChar w:fldCharType="begin"/>
          </w:r>
          <w:r w:rsidR="00DD1369">
            <w:rPr>
              <w:lang w:val="en-US"/>
            </w:rPr>
            <w:instrText xml:space="preserve"> CITATION USG1 \l 1033 </w:instrText>
          </w:r>
          <w:r w:rsidR="00DD1369">
            <w:fldChar w:fldCharType="separate"/>
          </w:r>
          <w:r w:rsidR="00296B43" w:rsidRPr="00296B43">
            <w:rPr>
              <w:noProof/>
              <w:lang w:val="en-US"/>
            </w:rPr>
            <w:t>[28]</w:t>
          </w:r>
          <w:r w:rsidR="00DD1369">
            <w:fldChar w:fldCharType="end"/>
          </w:r>
        </w:sdtContent>
      </w:sdt>
      <w:r w:rsidR="00A3464D">
        <w:t>. It provides an approximation of vegetation health in a region</w:t>
      </w:r>
      <w:r w:rsidR="00035055">
        <w:t>.</w:t>
      </w:r>
      <w:r w:rsidR="00A3464D">
        <w:t xml:space="preserve"> </w:t>
      </w:r>
      <w:r w:rsidR="00E861F3">
        <w:t xml:space="preserve"> </w:t>
      </w:r>
      <w:r w:rsidR="00035055">
        <w:t xml:space="preserve">HyperGix uses </w:t>
      </w:r>
      <w:r w:rsidR="00A3464D">
        <w:t>green</w:t>
      </w:r>
      <w:r w:rsidR="00035055">
        <w:t xml:space="preserve"> to</w:t>
      </w:r>
      <w:r w:rsidR="00A3464D">
        <w:t xml:space="preserve"> </w:t>
      </w:r>
      <w:r w:rsidR="00035055">
        <w:t>indicate</w:t>
      </w:r>
      <w:r w:rsidR="00A3464D">
        <w:t xml:space="preserve"> </w:t>
      </w:r>
      <w:r w:rsidR="00035055">
        <w:t xml:space="preserve">areas of </w:t>
      </w:r>
      <w:r w:rsidR="00A3464D">
        <w:t xml:space="preserve">lush vegetation, red </w:t>
      </w:r>
      <w:r w:rsidR="00035055">
        <w:t>to indicate</w:t>
      </w:r>
      <w:r w:rsidR="00A3464D">
        <w:t xml:space="preserve"> inorganic materials or dead vegetation, </w:t>
      </w:r>
      <w:r w:rsidR="00035055">
        <w:t>while black usually indicates</w:t>
      </w:r>
      <w:r w:rsidR="00A3464D">
        <w:t xml:space="preserve"> bodies of water.</w:t>
      </w:r>
      <w:r w:rsidR="00C931EC">
        <w:t xml:space="preserve"> </w:t>
      </w:r>
    </w:p>
    <w:p w14:paraId="654BF64A" w14:textId="42850E50" w:rsidR="00035055" w:rsidRDefault="00035055" w:rsidP="00FC3879">
      <w:r>
        <w:t xml:space="preserve">By double clicking a spot within the image, </w:t>
      </w:r>
      <w:ins w:id="235" w:author="John Gallino" w:date="2021-12-03T14:15:00Z">
        <w:r w:rsidR="000D1A8F">
          <w:t>the</w:t>
        </w:r>
      </w:ins>
      <w:del w:id="236" w:author="John Gallino" w:date="2021-12-03T14:15:00Z">
        <w:r w:rsidDel="000D1A8F">
          <w:delText>a</w:delText>
        </w:r>
      </w:del>
      <w:r>
        <w:t xml:space="preserve"> entire spectral profile of the single pixel clicked is presented on the right side of the </w:t>
      </w:r>
      <w:r w:rsidRPr="000D1A8F">
        <w:rPr>
          <w:i/>
          <w:iCs/>
          <w:u w:val="single"/>
          <w:rPrChange w:id="237" w:author="John Gallino" w:date="2021-12-03T14:15:00Z">
            <w:rPr/>
          </w:rPrChange>
        </w:rPr>
        <w:t>Image Viewer</w:t>
      </w:r>
      <w:r>
        <w:t xml:space="preserve"> module as a line graph. For Hyperion scans, a break is included on the X-axis to indicate the omission of bands 58 to 76 which are known to contain no data</w:t>
      </w:r>
      <w:r w:rsidR="002E107B">
        <w:t xml:space="preserve"> </w:t>
      </w:r>
      <w:sdt>
        <w:sdtPr>
          <w:id w:val="1082805491"/>
          <w:citation/>
        </w:sdtPr>
        <w:sdtEndPr/>
        <w:sdtContent>
          <w:r w:rsidR="002E107B">
            <w:fldChar w:fldCharType="begin"/>
          </w:r>
          <w:r w:rsidR="002E107B">
            <w:rPr>
              <w:lang w:val="en-US"/>
            </w:rPr>
            <w:instrText xml:space="preserve"> CITATION Arc1 \l 1033 </w:instrText>
          </w:r>
          <w:r w:rsidR="002E107B">
            <w:fldChar w:fldCharType="separate"/>
          </w:r>
          <w:r w:rsidR="00296B43" w:rsidRPr="00296B43">
            <w:rPr>
              <w:noProof/>
              <w:lang w:val="en-US"/>
            </w:rPr>
            <w:t>[7]</w:t>
          </w:r>
          <w:r w:rsidR="002E107B">
            <w:fldChar w:fldCharType="end"/>
          </w:r>
        </w:sdtContent>
      </w:sdt>
      <w:r w:rsidR="002E107B">
        <w:t xml:space="preserve">. </w:t>
      </w:r>
      <w:r w:rsidR="00CC0097">
        <w:t>Near the bottom of the chart are bars that represent the areas of blue, green, red and near-infrared light among the spectral bands.</w:t>
      </w:r>
    </w:p>
    <w:p w14:paraId="033B8E9E" w14:textId="53006D4A" w:rsidR="00CC0097" w:rsidRPr="00CC0097" w:rsidRDefault="00CC0097" w:rsidP="00D26580">
      <w:pPr>
        <w:ind w:firstLine="720"/>
      </w:pPr>
      <w:r>
        <w:t>Below the Pixel Spectra chart are t</w:t>
      </w:r>
      <w:r w:rsidR="0000627C">
        <w:t>hree</w:t>
      </w:r>
      <w:r>
        <w:t xml:space="preserve"> buttons. </w:t>
      </w:r>
      <w:r>
        <w:rPr>
          <w:b/>
          <w:bCs/>
        </w:rPr>
        <w:t>Add Pixel to Profile</w:t>
      </w:r>
      <w:r>
        <w:t xml:space="preserve"> will store the most recently viewed pixel spectra in the database, along with an assigned material class selected by the user. </w:t>
      </w:r>
      <w:r>
        <w:rPr>
          <w:b/>
          <w:bCs/>
        </w:rPr>
        <w:t>Calculate PCA</w:t>
      </w:r>
      <w:r>
        <w:t xml:space="preserve"> will perform principal component analysis</w:t>
      </w:r>
      <w:r w:rsidR="007F6603">
        <w:t xml:space="preserve">. </w:t>
      </w:r>
      <w:r w:rsidR="007F6603" w:rsidRPr="00AC07B6">
        <w:t xml:space="preserve">This process may take </w:t>
      </w:r>
      <w:r w:rsidR="00223F97">
        <w:t>2-3 minutes</w:t>
      </w:r>
      <w:r w:rsidR="007F6603" w:rsidRPr="00AC07B6">
        <w:t xml:space="preserve"> depending on the size of the file and may appear to freeze up the application. </w:t>
      </w:r>
      <w:r w:rsidR="007F6603">
        <w:t xml:space="preserve">Please be patient while the extensive calculations are performed. This process will produce a covariance matrix as well as the </w:t>
      </w:r>
      <w:r w:rsidR="00D26580">
        <w:t>number</w:t>
      </w:r>
      <w:r w:rsidR="007F6603">
        <w:t xml:space="preserve"> of principal components necessary to represent 99% of the variance of the image data. </w:t>
      </w:r>
      <w:r w:rsidR="00D26580">
        <w:t xml:space="preserve">In </w:t>
      </w:r>
      <w:r w:rsidR="00D26580">
        <w:lastRenderedPageBreak/>
        <w:t>most cases, this is less than 5. The individual principal components can be viewed in the central panel by adjusting the band slider at the bottom of the panel.</w:t>
      </w:r>
    </w:p>
    <w:p w14:paraId="1D7F9FDD" w14:textId="77777777" w:rsidR="000D0A93" w:rsidRPr="000D0A93" w:rsidRDefault="000D0A93" w:rsidP="00FC3879"/>
    <w:p w14:paraId="1717ED8F" w14:textId="0CB5FAE1" w:rsidR="000B3864" w:rsidRDefault="00103EE9" w:rsidP="00E861F3">
      <w:pPr>
        <w:pStyle w:val="Heading3"/>
      </w:pPr>
      <w:bookmarkStart w:id="238" w:name="_Toc89434081"/>
      <w:ins w:id="239" w:author="Stefan A Robila" w:date="2021-12-02T19:07:00Z">
        <w:r>
          <w:t xml:space="preserve">4.1.2. </w:t>
        </w:r>
      </w:ins>
      <w:r w:rsidR="000B3864">
        <w:t>Spectra Manager</w:t>
      </w:r>
      <w:bookmarkEnd w:id="238"/>
    </w:p>
    <w:p w14:paraId="685522E7" w14:textId="7501BE58" w:rsidR="000B3864" w:rsidRDefault="0093782B" w:rsidP="000B3864">
      <w:r>
        <w:t>While individual pixels can be assigned to a class from any imported hyperspectral image in the Image Viewer tab, t</w:t>
      </w:r>
      <w:r w:rsidR="006133E4">
        <w:t xml:space="preserve">he Spectra Manager module </w:t>
      </w:r>
      <w:r w:rsidR="00946B48">
        <w:t xml:space="preserve">is where the user may create, delete, and view </w:t>
      </w:r>
      <w:r>
        <w:t xml:space="preserve">these </w:t>
      </w:r>
      <w:r w:rsidR="00B35CBA">
        <w:t xml:space="preserve">material classes (also called Profiles). </w:t>
      </w:r>
      <w:r>
        <w:t xml:space="preserve">HyperGix includes </w:t>
      </w:r>
      <w:ins w:id="240" w:author="Stefan A Robila" w:date="2021-12-02T19:05:00Z">
        <w:r w:rsidR="00103EE9">
          <w:t>several</w:t>
        </w:r>
      </w:ins>
      <w:del w:id="241" w:author="Stefan A Robila" w:date="2021-12-02T19:05:00Z">
        <w:r w:rsidDel="00103EE9">
          <w:delText>a few</w:delText>
        </w:r>
      </w:del>
      <w:r>
        <w:t xml:space="preserve"> </w:t>
      </w:r>
      <w:r w:rsidR="000B0A4D">
        <w:t xml:space="preserve">material profiles by default including </w:t>
      </w:r>
      <w:r w:rsidR="000B0A4D" w:rsidRPr="000B0A4D">
        <w:rPr>
          <w:b/>
          <w:bCs/>
        </w:rPr>
        <w:t>Water</w:t>
      </w:r>
      <w:r w:rsidR="000B0A4D">
        <w:t xml:space="preserve">, </w:t>
      </w:r>
      <w:r w:rsidR="000B0A4D" w:rsidRPr="000B0A4D">
        <w:rPr>
          <w:b/>
          <w:bCs/>
        </w:rPr>
        <w:t>Healthy Vegetation</w:t>
      </w:r>
      <w:r w:rsidR="000B0A4D">
        <w:t xml:space="preserve">, </w:t>
      </w:r>
      <w:r w:rsidR="000B0A4D" w:rsidRPr="000B0A4D">
        <w:rPr>
          <w:b/>
          <w:bCs/>
        </w:rPr>
        <w:t>Sand</w:t>
      </w:r>
      <w:r w:rsidR="000B0A4D">
        <w:t xml:space="preserve">, </w:t>
      </w:r>
      <w:r w:rsidR="000B0A4D" w:rsidRPr="000B0A4D">
        <w:rPr>
          <w:b/>
          <w:bCs/>
        </w:rPr>
        <w:t>Man-Made Structure</w:t>
      </w:r>
      <w:r w:rsidR="000B0A4D">
        <w:t xml:space="preserve"> and others. These </w:t>
      </w:r>
      <w:r w:rsidR="007F13AB">
        <w:t xml:space="preserve">are simply for </w:t>
      </w:r>
      <w:r w:rsidR="006F4010">
        <w:t>convenience and</w:t>
      </w:r>
      <w:r w:rsidR="007F13AB">
        <w:t xml:space="preserve"> may be deleted or replaced by the user’s own custom </w:t>
      </w:r>
      <w:r w:rsidR="00583E60">
        <w:t>material profiles.</w:t>
      </w:r>
    </w:p>
    <w:p w14:paraId="7E345B84" w14:textId="13487841" w:rsidR="00583E60" w:rsidRDefault="00583E60" w:rsidP="000B3864">
      <w:r>
        <w:t xml:space="preserve">To create a custom material profile, </w:t>
      </w:r>
      <w:r w:rsidR="00103EE9">
        <w:t xml:space="preserve">the user </w:t>
      </w:r>
      <w:del w:id="242" w:author="John Gallino" w:date="2021-12-03T14:16:00Z">
        <w:r w:rsidR="00103EE9" w:rsidDel="000D1A8F">
          <w:delText xml:space="preserve">can </w:delText>
        </w:r>
        <w:r w:rsidDel="000D1A8F">
          <w:delText xml:space="preserve"> click</w:delText>
        </w:r>
      </w:del>
      <w:ins w:id="243" w:author="John Gallino" w:date="2021-12-03T14:16:00Z">
        <w:r w:rsidR="000D1A8F">
          <w:t>can click</w:t>
        </w:r>
      </w:ins>
      <w:r>
        <w:t xml:space="preserve"> </w:t>
      </w:r>
      <w:r>
        <w:rPr>
          <w:b/>
          <w:bCs/>
        </w:rPr>
        <w:t>Create New Profile</w:t>
      </w:r>
      <w:r>
        <w:t>, and give the class a name.</w:t>
      </w:r>
      <w:r w:rsidR="00123FEF">
        <w:t xml:space="preserve"> Upon completion, the profile will be added to the list</w:t>
      </w:r>
      <w:r w:rsidR="008F6F7E">
        <w:t>, and the SQLite database on the backend</w:t>
      </w:r>
      <w:r w:rsidR="00123FEF">
        <w:t>.</w:t>
      </w:r>
    </w:p>
    <w:p w14:paraId="1832A91B" w14:textId="77777777" w:rsidR="00012FBF" w:rsidRDefault="00012FBF" w:rsidP="00012FBF">
      <w:pPr>
        <w:keepNext/>
      </w:pPr>
      <w:r>
        <w:rPr>
          <w:noProof/>
        </w:rPr>
        <w:lastRenderedPageBreak/>
        <w:drawing>
          <wp:inline distT="0" distB="0" distL="0" distR="0" wp14:anchorId="571C3C1F" wp14:editId="71D90D28">
            <wp:extent cx="5943600" cy="4267835"/>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267835"/>
                    </a:xfrm>
                    <a:prstGeom prst="rect">
                      <a:avLst/>
                    </a:prstGeom>
                  </pic:spPr>
                </pic:pic>
              </a:graphicData>
            </a:graphic>
          </wp:inline>
        </w:drawing>
      </w:r>
    </w:p>
    <w:p w14:paraId="4EB46C47" w14:textId="04269866" w:rsidR="00012FBF" w:rsidRDefault="00012FBF" w:rsidP="00012FBF">
      <w:pPr>
        <w:pStyle w:val="Caption"/>
      </w:pPr>
      <w:bookmarkStart w:id="244" w:name="_Toc89251490"/>
      <w:r>
        <w:t xml:space="preserve">Figure </w:t>
      </w:r>
      <w:fldSimple w:instr=" SEQ Figure \* ARABIC ">
        <w:r w:rsidR="00B11F53">
          <w:rPr>
            <w:noProof/>
          </w:rPr>
          <w:t>7</w:t>
        </w:r>
      </w:fldSimple>
      <w:r>
        <w:t xml:space="preserve">  Spectra Manager Module</w:t>
      </w:r>
      <w:bookmarkEnd w:id="244"/>
    </w:p>
    <w:p w14:paraId="40FA4E86" w14:textId="4E526C5A" w:rsidR="00123FEF" w:rsidRDefault="008F6F7E" w:rsidP="000B3864">
      <w:r>
        <w:t xml:space="preserve">Double-clicking a profile name from the Saved Profiles list </w:t>
      </w:r>
      <w:r w:rsidR="007B1536">
        <w:t xml:space="preserve">will chart </w:t>
      </w:r>
      <w:r w:rsidR="006F4010">
        <w:t>all</w:t>
      </w:r>
      <w:r w:rsidR="007B1536">
        <w:t xml:space="preserve"> the pixel spectra assigned to that profile in the main area of the</w:t>
      </w:r>
      <w:r w:rsidR="00A4122C">
        <w:t xml:space="preserve"> module. If no pixels have been assigned to the material, no chart will be visible. A legend is provided on the chart </w:t>
      </w:r>
      <w:r w:rsidR="007426D5">
        <w:t xml:space="preserve">to identify each pixel by color </w:t>
      </w:r>
      <w:r w:rsidR="00752645">
        <w:t xml:space="preserve">for the detection of outliers and abnormalities. A thicker, </w:t>
      </w:r>
      <w:r w:rsidR="00117AA1">
        <w:t>navy-blue</w:t>
      </w:r>
      <w:r w:rsidR="00752645">
        <w:t xml:space="preserve"> line on the chart represents the </w:t>
      </w:r>
      <w:r w:rsidR="00752645">
        <w:rPr>
          <w:i/>
          <w:iCs/>
        </w:rPr>
        <w:t>average spectra</w:t>
      </w:r>
      <w:r w:rsidR="00752645">
        <w:t xml:space="preserve"> of all the pixels collected for that profile class.</w:t>
      </w:r>
      <w:r w:rsidR="00B17E9D">
        <w:t xml:space="preserve"> This average spectra value</w:t>
      </w:r>
      <w:r w:rsidR="00733AED">
        <w:t xml:space="preserve"> is stored in the SQLite database and</w:t>
      </w:r>
      <w:r w:rsidR="00B17E9D">
        <w:t xml:space="preserve"> can be used to identify the material during classification tasks.</w:t>
      </w:r>
      <w:r w:rsidR="007426D5">
        <w:t xml:space="preserve"> </w:t>
      </w:r>
    </w:p>
    <w:p w14:paraId="2A89AB4C" w14:textId="752984D7" w:rsidR="00733AED" w:rsidRPr="00C350C3" w:rsidRDefault="0014123A" w:rsidP="000B3864">
      <w:r>
        <w:t xml:space="preserve">Below the pixel spectra chart is the </w:t>
      </w:r>
      <w:r w:rsidRPr="00C350C3">
        <w:rPr>
          <w:b/>
          <w:bCs/>
        </w:rPr>
        <w:t>Pixel Viewer</w:t>
      </w:r>
      <w:r>
        <w:t xml:space="preserve"> window. This allows the user to </w:t>
      </w:r>
      <w:r w:rsidR="000038B4">
        <w:t>trace back a stored pixel to its source image</w:t>
      </w:r>
      <w:r w:rsidR="0034073F">
        <w:t xml:space="preserve">. Upon selecting a pixel number on the left, </w:t>
      </w:r>
      <w:r w:rsidR="00AB69E0">
        <w:t xml:space="preserve">the </w:t>
      </w:r>
      <w:r w:rsidR="00AB69E0">
        <w:lastRenderedPageBreak/>
        <w:t>source image is loaded up and displayed along with the row and column that the pixel represents.</w:t>
      </w:r>
      <w:r w:rsidR="00C350C3">
        <w:t xml:space="preserve"> The </w:t>
      </w:r>
      <w:r w:rsidR="00C350C3">
        <w:rPr>
          <w:b/>
          <w:bCs/>
        </w:rPr>
        <w:t>Delete Pixel</w:t>
      </w:r>
      <w:r w:rsidR="00C350C3">
        <w:t xml:space="preserve"> button will </w:t>
      </w:r>
      <w:r w:rsidR="00117AA1">
        <w:t>delete</w:t>
      </w:r>
      <w:r w:rsidR="00C350C3">
        <w:t xml:space="preserve"> the selected pixel from the profile</w:t>
      </w:r>
      <w:r w:rsidR="00117AA1">
        <w:t>.</w:t>
      </w:r>
    </w:p>
    <w:p w14:paraId="67931AAD" w14:textId="77777777" w:rsidR="00E861F3" w:rsidRDefault="00E861F3" w:rsidP="00E861F3">
      <w:pPr>
        <w:pStyle w:val="Heading3"/>
      </w:pPr>
    </w:p>
    <w:p w14:paraId="01807A3A" w14:textId="14E5D84F" w:rsidR="006F4010" w:rsidRDefault="00103EE9" w:rsidP="00E861F3">
      <w:pPr>
        <w:pStyle w:val="Heading3"/>
      </w:pPr>
      <w:bookmarkStart w:id="245" w:name="_Toc89434082"/>
      <w:r>
        <w:t xml:space="preserve">4.1.3. </w:t>
      </w:r>
      <w:r w:rsidR="006F4010">
        <w:t>USGS Search</w:t>
      </w:r>
      <w:bookmarkEnd w:id="245"/>
    </w:p>
    <w:p w14:paraId="0E769B06" w14:textId="5A9150CA" w:rsidR="00941F61" w:rsidRDefault="00DF1CB0" w:rsidP="00DF1CB0">
      <w:r>
        <w:t xml:space="preserve">The USGS Search module requires an internet </w:t>
      </w:r>
      <w:r w:rsidR="00A7034B">
        <w:t>connection and</w:t>
      </w:r>
      <w:r>
        <w:t xml:space="preserve"> communicates with the USGS </w:t>
      </w:r>
      <w:r w:rsidR="00AE4434">
        <w:t>Earth Resources Observation and Science (EROS) Center</w:t>
      </w:r>
      <w:r w:rsidR="00A7034B">
        <w:t xml:space="preserve"> using their </w:t>
      </w:r>
      <w:r w:rsidR="003F5175" w:rsidRPr="000D1A8F">
        <w:rPr>
          <w:i/>
          <w:iCs/>
        </w:rPr>
        <w:t xml:space="preserve">Machine-to-Machine </w:t>
      </w:r>
      <w:r w:rsidR="00A7034B" w:rsidRPr="000D1A8F">
        <w:rPr>
          <w:i/>
          <w:iCs/>
        </w:rPr>
        <w:t>API</w:t>
      </w:r>
      <w:r w:rsidR="00F547C5">
        <w:t xml:space="preserve"> to </w:t>
      </w:r>
      <w:r w:rsidR="00941F61">
        <w:t>search for Hyperion sensor image scans from the Earth-Observing 1 (EO-1) satellite</w:t>
      </w:r>
      <w:r w:rsidR="003F5175">
        <w:t xml:space="preserve">. </w:t>
      </w:r>
    </w:p>
    <w:p w14:paraId="793568B4" w14:textId="77777777" w:rsidR="00843315" w:rsidRDefault="00843315" w:rsidP="00843315">
      <w:pPr>
        <w:keepNext/>
      </w:pPr>
      <w:r>
        <w:rPr>
          <w:noProof/>
        </w:rPr>
        <w:drawing>
          <wp:inline distT="0" distB="0" distL="0" distR="0" wp14:anchorId="212B4FE2" wp14:editId="6A85A569">
            <wp:extent cx="5801710" cy="4319049"/>
            <wp:effectExtent l="0" t="0" r="8890" b="571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01710" cy="4319049"/>
                    </a:xfrm>
                    <a:prstGeom prst="rect">
                      <a:avLst/>
                    </a:prstGeom>
                  </pic:spPr>
                </pic:pic>
              </a:graphicData>
            </a:graphic>
          </wp:inline>
        </w:drawing>
      </w:r>
    </w:p>
    <w:p w14:paraId="036B03C7" w14:textId="4593AC5C" w:rsidR="00843315" w:rsidRDefault="00843315" w:rsidP="00843315">
      <w:pPr>
        <w:pStyle w:val="Caption"/>
      </w:pPr>
      <w:bookmarkStart w:id="246" w:name="_Toc89251491"/>
      <w:r>
        <w:t xml:space="preserve">Figure </w:t>
      </w:r>
      <w:fldSimple w:instr=" SEQ Figure \* ARABIC ">
        <w:r w:rsidR="00B11F53">
          <w:rPr>
            <w:noProof/>
          </w:rPr>
          <w:t>8</w:t>
        </w:r>
      </w:fldSimple>
      <w:r>
        <w:t xml:space="preserve">  USGS Search Module</w:t>
      </w:r>
      <w:bookmarkEnd w:id="246"/>
    </w:p>
    <w:p w14:paraId="0E41B400" w14:textId="55A7917F" w:rsidR="00DF1CB0" w:rsidRDefault="00C55902" w:rsidP="00DF1CB0">
      <w:r>
        <w:lastRenderedPageBreak/>
        <w:t>Searches can be easily performed by entering a</w:t>
      </w:r>
      <w:r w:rsidR="00F46E19">
        <w:t xml:space="preserve"> place name or a set of latitude and longitude coordinates.</w:t>
      </w:r>
      <w:r w:rsidR="004D4AAA">
        <w:t xml:space="preserve"> Using Google’s Geocoding API, pl</w:t>
      </w:r>
      <w:r w:rsidR="00562802">
        <w:t>ace names are converted to coordinates in an instant</w:t>
      </w:r>
      <w:r w:rsidR="007632E8">
        <w:t xml:space="preserve">. Searches can be performed by clicking the </w:t>
      </w:r>
      <w:r w:rsidR="007632E8">
        <w:rPr>
          <w:b/>
          <w:bCs/>
        </w:rPr>
        <w:t xml:space="preserve">Search </w:t>
      </w:r>
      <w:r w:rsidR="007632E8">
        <w:t xml:space="preserve">button or simply pressing Enter </w:t>
      </w:r>
      <w:r w:rsidR="007B2169">
        <w:t xml:space="preserve">while the search box is in focus. </w:t>
      </w:r>
      <w:r w:rsidR="00F547C5">
        <w:t xml:space="preserve">By default, 3 image results are displayed at a time and only images with a Cloud Cover value of less than 60 </w:t>
      </w:r>
      <w:r w:rsidR="00A25B00">
        <w:t>are returned, though these parameters can be adjusted by the user.</w:t>
      </w:r>
    </w:p>
    <w:p w14:paraId="32996B13" w14:textId="639EF4D8" w:rsidR="00A57658" w:rsidRDefault="00A57658" w:rsidP="00DF1CB0">
      <w:r>
        <w:t xml:space="preserve">Because each result requires two separate API calls – one to retrieve the preview JPEG image and another to retrieve the download link </w:t>
      </w:r>
      <w:r w:rsidR="00591FC5">
        <w:t>–</w:t>
      </w:r>
      <w:r>
        <w:t xml:space="preserve"> searche</w:t>
      </w:r>
      <w:r w:rsidR="00591FC5">
        <w:t xml:space="preserve">s may be slower </w:t>
      </w:r>
      <w:r w:rsidR="00430435">
        <w:t xml:space="preserve">to execute </w:t>
      </w:r>
      <w:r w:rsidR="00591FC5">
        <w:t xml:space="preserve">than desired. A future update may utilize multithreading to </w:t>
      </w:r>
      <w:r w:rsidR="0043240A">
        <w:t>speed up this process.</w:t>
      </w:r>
    </w:p>
    <w:p w14:paraId="584BCEC7" w14:textId="6F140AEE" w:rsidR="00430435" w:rsidRDefault="00430435" w:rsidP="00DF1CB0">
      <w:r>
        <w:t xml:space="preserve">The server response for each search is displayed in a panel on the left side. </w:t>
      </w:r>
      <w:r w:rsidR="00EE1E27">
        <w:t xml:space="preserve">This may be useful if the user needs more specific information about the results, including </w:t>
      </w:r>
      <w:r w:rsidR="00F146AD">
        <w:t>coordinates for the four corners of the image</w:t>
      </w:r>
      <w:r w:rsidR="00776D32">
        <w:t xml:space="preserve">. This panel may be closed by clicking and dragging the </w:t>
      </w:r>
      <w:r w:rsidR="009F2BE5">
        <w:t>area separating it from the image results.</w:t>
      </w:r>
    </w:p>
    <w:p w14:paraId="10AFD957" w14:textId="0BBACC9A" w:rsidR="00DF32C9" w:rsidRDefault="00BD5A11" w:rsidP="00DF1CB0">
      <w:r>
        <w:t xml:space="preserve">Any file returned by the search may be downloaded by clicking the </w:t>
      </w:r>
      <w:r>
        <w:rPr>
          <w:b/>
          <w:bCs/>
        </w:rPr>
        <w:t>Download HSI File</w:t>
      </w:r>
      <w:r>
        <w:t xml:space="preserve"> button below each result. </w:t>
      </w:r>
      <w:r w:rsidR="001F2D3B">
        <w:t xml:space="preserve">The user will be warned that these are large files and will have to confirm the download. Downloading may take several minutes and is indicated by a progress </w:t>
      </w:r>
      <w:r w:rsidR="008A3216">
        <w:t>bar animation in the lower right corner of the HyperGix application window.</w:t>
      </w:r>
    </w:p>
    <w:p w14:paraId="1BBB1794" w14:textId="0DA148D2" w:rsidR="008A3216" w:rsidRDefault="008A3216" w:rsidP="00DF1CB0">
      <w:r>
        <w:t>The user will immediately be prompted to enter a nickname for the file being downloaded. This is purely for convenience</w:t>
      </w:r>
      <w:r w:rsidR="00772C83">
        <w:t xml:space="preserve"> and is optional. This nickname will be </w:t>
      </w:r>
      <w:r w:rsidR="00B75C07">
        <w:t xml:space="preserve">stored and </w:t>
      </w:r>
      <w:r w:rsidR="00772C83">
        <w:t xml:space="preserve">displayed in parentheses alongside the image name in the </w:t>
      </w:r>
      <w:r w:rsidR="00B75C07">
        <w:t>Scan Library list in the Image Viewer module.</w:t>
      </w:r>
    </w:p>
    <w:p w14:paraId="33285C2F" w14:textId="2AF31409" w:rsidR="005E758D" w:rsidRPr="00BD5A11" w:rsidRDefault="005E758D" w:rsidP="00DF1CB0">
      <w:r>
        <w:t xml:space="preserve">For the user’s convenience, </w:t>
      </w:r>
      <w:r w:rsidR="00FD310C">
        <w:t xml:space="preserve">a Google Maps view is shown initially in the USGS Search panel before a search is performed. The user may easily copy latitude and longitude </w:t>
      </w:r>
      <w:r w:rsidR="00FD310C">
        <w:lastRenderedPageBreak/>
        <w:t>coordinates by right clicking an area on the map</w:t>
      </w:r>
      <w:r w:rsidR="00C55AF6">
        <w:t>, then paste them in the search bar of the panel to search the USGS online database for scans of that location.</w:t>
      </w:r>
    </w:p>
    <w:p w14:paraId="17420E80" w14:textId="77777777" w:rsidR="00FC3879" w:rsidRDefault="00FC3879" w:rsidP="00FC3879"/>
    <w:p w14:paraId="2159ADA9" w14:textId="61B16360" w:rsidR="00C55AF6" w:rsidRDefault="00C55AF6" w:rsidP="008E4CFF">
      <w:pPr>
        <w:pStyle w:val="Heading2"/>
      </w:pPr>
      <w:bookmarkStart w:id="247" w:name="_Toc89434083"/>
      <w:r w:rsidRPr="00FC3879">
        <w:t>4.</w:t>
      </w:r>
      <w:r>
        <w:t>2</w:t>
      </w:r>
      <w:r w:rsidRPr="00FC3879">
        <w:t xml:space="preserve"> </w:t>
      </w:r>
      <w:r w:rsidR="007C5296">
        <w:t xml:space="preserve">  </w:t>
      </w:r>
      <w:r>
        <w:t>SQLite Database</w:t>
      </w:r>
      <w:bookmarkEnd w:id="247"/>
    </w:p>
    <w:p w14:paraId="34C0F7B4" w14:textId="1A67B68C" w:rsidR="004526CA" w:rsidRDefault="004526CA" w:rsidP="004526CA">
      <w:r>
        <w:t>HyperGix stores</w:t>
      </w:r>
      <w:r w:rsidR="00FC378C">
        <w:t xml:space="preserve"> information about the user’s hyperspectral image library, as well as custom classes and pixel spectral information, in a</w:t>
      </w:r>
      <w:r w:rsidR="004351EE">
        <w:t xml:space="preserve"> SQLite database file titled </w:t>
      </w:r>
      <w:proofErr w:type="spellStart"/>
      <w:r w:rsidR="004351EE">
        <w:rPr>
          <w:b/>
          <w:bCs/>
        </w:rPr>
        <w:t>data.db</w:t>
      </w:r>
      <w:proofErr w:type="spellEnd"/>
      <w:r w:rsidR="004351EE">
        <w:t xml:space="preserve">. This database consists of </w:t>
      </w:r>
      <w:r w:rsidR="00FA0833">
        <w:t>three primary tables</w:t>
      </w:r>
      <w:r w:rsidR="00964DE4">
        <w:t xml:space="preserve"> </w:t>
      </w:r>
      <w:r w:rsidR="0085473C">
        <w:t>described below</w:t>
      </w:r>
      <w:r w:rsidR="00FA0833">
        <w:t xml:space="preserve">, plus a fourth </w:t>
      </w:r>
      <w:r w:rsidR="007C5296">
        <w:t xml:space="preserve">automatically generated </w:t>
      </w:r>
      <w:r w:rsidR="005210E5">
        <w:t xml:space="preserve">for the auto-increment function. </w:t>
      </w:r>
    </w:p>
    <w:p w14:paraId="377EEF25" w14:textId="703CEBDA" w:rsidR="0071123D" w:rsidRDefault="00D52399" w:rsidP="004526CA">
      <w:r>
        <w:rPr>
          <w:b/>
          <w:bCs/>
        </w:rPr>
        <w:t>s</w:t>
      </w:r>
      <w:r w:rsidR="0071123D">
        <w:rPr>
          <w:b/>
          <w:bCs/>
        </w:rPr>
        <w:t xml:space="preserve">cans </w:t>
      </w:r>
      <w:r>
        <w:rPr>
          <w:b/>
          <w:bCs/>
        </w:rPr>
        <w:t xml:space="preserve">- </w:t>
      </w:r>
      <w:r w:rsidR="0071123D">
        <w:t>Contains</w:t>
      </w:r>
      <w:r w:rsidR="00CE4A64">
        <w:t xml:space="preserve"> the </w:t>
      </w:r>
      <w:r w:rsidR="00BA3854">
        <w:t xml:space="preserve">unique </w:t>
      </w:r>
      <w:r w:rsidR="00CE4A64">
        <w:t xml:space="preserve">id, nickname, and </w:t>
      </w:r>
      <w:del w:id="248" w:author="John Gallino" w:date="2021-12-03T14:17:00Z">
        <w:r w:rsidR="00CE4A64" w:rsidDel="000D1A8F">
          <w:delText>filepath</w:delText>
        </w:r>
      </w:del>
      <w:ins w:id="249" w:author="John Gallino" w:date="2021-12-03T14:17:00Z">
        <w:r w:rsidR="000D1A8F">
          <w:t>file path</w:t>
        </w:r>
      </w:ins>
      <w:r w:rsidR="00CE4A64">
        <w:t xml:space="preserve"> information of all hyperspectral images imported into the HyperGix software, along with several metadata values about the image that may be</w:t>
      </w:r>
      <w:r>
        <w:t xml:space="preserve"> referenced in future software updates.</w:t>
      </w:r>
    </w:p>
    <w:p w14:paraId="413B7260" w14:textId="3D5FBD6A" w:rsidR="00D52399" w:rsidRDefault="00BA3854" w:rsidP="004526CA">
      <w:r w:rsidRPr="0015534C">
        <w:rPr>
          <w:b/>
          <w:bCs/>
        </w:rPr>
        <w:t>m</w:t>
      </w:r>
      <w:r w:rsidR="00D52399" w:rsidRPr="0015534C">
        <w:rPr>
          <w:b/>
          <w:bCs/>
        </w:rPr>
        <w:t>aterials</w:t>
      </w:r>
      <w:r w:rsidR="00D52399">
        <w:t xml:space="preserve"> </w:t>
      </w:r>
      <w:r>
        <w:t>–</w:t>
      </w:r>
      <w:r w:rsidR="00D52399">
        <w:t xml:space="preserve"> </w:t>
      </w:r>
      <w:r>
        <w:t>Stores user-created material classes</w:t>
      </w:r>
      <w:r w:rsidR="001405F3">
        <w:t xml:space="preserve"> used in the Spectra Manager module</w:t>
      </w:r>
    </w:p>
    <w:p w14:paraId="1A57B6CF" w14:textId="3E52B8D1" w:rsidR="001405F3" w:rsidRPr="0071123D" w:rsidRDefault="001405F3" w:rsidP="004526CA">
      <w:r w:rsidRPr="0015534C">
        <w:rPr>
          <w:b/>
          <w:bCs/>
        </w:rPr>
        <w:t>pixels</w:t>
      </w:r>
      <w:r>
        <w:t xml:space="preserve"> – Stores pixel spectra values</w:t>
      </w:r>
      <w:r w:rsidR="009E24A3">
        <w:t xml:space="preserve"> selected by the user along with their assigned material class and source information</w:t>
      </w:r>
      <w:r w:rsidR="0015534C">
        <w:t xml:space="preserve"> referenced by the Pixel Viewer panel in the Spectra Manager module. </w:t>
      </w:r>
    </w:p>
    <w:p w14:paraId="06C01091" w14:textId="4180B396" w:rsidR="00A632DF" w:rsidRDefault="007706E5" w:rsidP="00E861F3">
      <w:pPr>
        <w:pStyle w:val="Heading3"/>
        <w:rPr>
          <w:ins w:id="250" w:author="John Gallino" w:date="2021-12-03T14:18:00Z"/>
        </w:rPr>
      </w:pPr>
      <w:bookmarkStart w:id="251" w:name="_Toc89434084"/>
      <w:r>
        <w:t xml:space="preserve">4.2.1 </w:t>
      </w:r>
      <w:r w:rsidR="00A632DF" w:rsidRPr="00EF3463">
        <w:t xml:space="preserve">Table </w:t>
      </w:r>
      <w:commentRangeStart w:id="252"/>
      <w:r w:rsidR="00A632DF" w:rsidRPr="00EF3463">
        <w:t>Schemas</w:t>
      </w:r>
      <w:commentRangeEnd w:id="252"/>
      <w:r>
        <w:rPr>
          <w:rStyle w:val="CommentReference"/>
          <w:rFonts w:ascii="Calibri" w:eastAsia="Calibri" w:hAnsi="Calibri" w:cs="Calibri"/>
          <w:b w:val="0"/>
          <w:bCs w:val="0"/>
        </w:rPr>
        <w:commentReference w:id="252"/>
      </w:r>
      <w:bookmarkEnd w:id="251"/>
    </w:p>
    <w:p w14:paraId="01764B73" w14:textId="1DF2B49D" w:rsidR="000D1A8F" w:rsidRPr="000D1A8F" w:rsidRDefault="000D1A8F" w:rsidP="000D1A8F">
      <w:pPr>
        <w:pPrChange w:id="253" w:author="John Gallino" w:date="2021-12-03T14:18:00Z">
          <w:pPr>
            <w:pStyle w:val="Heading3"/>
          </w:pPr>
        </w:pPrChange>
      </w:pPr>
      <w:ins w:id="254" w:author="John Gallino" w:date="2021-12-03T14:18:00Z">
        <w:r>
          <w:t xml:space="preserve">Described below are the schemas used for the tables in </w:t>
        </w:r>
        <w:proofErr w:type="spellStart"/>
        <w:r>
          <w:t>HyperGix’s</w:t>
        </w:r>
        <w:proofErr w:type="spellEnd"/>
        <w:r>
          <w:t xml:space="preserve"> database. The schemas were </w:t>
        </w:r>
        <w:r w:rsidR="004A2450">
          <w:t>designed with future expansion in mind</w:t>
        </w:r>
      </w:ins>
      <w:ins w:id="255" w:author="John Gallino" w:date="2021-12-03T14:19:00Z">
        <w:r w:rsidR="004A2450">
          <w:t xml:space="preserve"> and include some data points that are not yet used in the software.</w:t>
        </w:r>
      </w:ins>
    </w:p>
    <w:p w14:paraId="5B0989AA" w14:textId="77777777" w:rsidR="0005521C" w:rsidRPr="0005521C" w:rsidRDefault="0005521C" w:rsidP="0005521C">
      <w:pPr>
        <w:pStyle w:val="Caption"/>
        <w:rPr>
          <w:sz w:val="24"/>
          <w:szCs w:val="24"/>
        </w:rPr>
      </w:pPr>
      <w:r w:rsidRPr="0005521C">
        <w:rPr>
          <w:sz w:val="24"/>
          <w:szCs w:val="24"/>
        </w:rPr>
        <w:t>CREATE TABLE "pixels" (</w:t>
      </w:r>
    </w:p>
    <w:p w14:paraId="17F3330D" w14:textId="77777777" w:rsidR="0005521C" w:rsidRPr="0005521C" w:rsidRDefault="0005521C" w:rsidP="0005521C">
      <w:pPr>
        <w:pStyle w:val="Caption"/>
        <w:rPr>
          <w:sz w:val="24"/>
          <w:szCs w:val="24"/>
        </w:rPr>
      </w:pPr>
      <w:r w:rsidRPr="0005521C">
        <w:rPr>
          <w:sz w:val="24"/>
          <w:szCs w:val="24"/>
        </w:rPr>
        <w:tab/>
        <w:t>"</w:t>
      </w:r>
      <w:proofErr w:type="spellStart"/>
      <w:r w:rsidRPr="0005521C">
        <w:rPr>
          <w:sz w:val="24"/>
          <w:szCs w:val="24"/>
        </w:rPr>
        <w:t>pid</w:t>
      </w:r>
      <w:proofErr w:type="spellEnd"/>
      <w:r w:rsidRPr="0005521C">
        <w:rPr>
          <w:sz w:val="24"/>
          <w:szCs w:val="24"/>
        </w:rPr>
        <w:t>"</w:t>
      </w:r>
      <w:r w:rsidRPr="0005521C">
        <w:rPr>
          <w:sz w:val="24"/>
          <w:szCs w:val="24"/>
        </w:rPr>
        <w:tab/>
        <w:t>INTEGER PRIMARY KEY AUTOINCREMENT UNIQUE,</w:t>
      </w:r>
    </w:p>
    <w:p w14:paraId="67FA299A" w14:textId="77777777" w:rsidR="0005521C" w:rsidRPr="0005521C" w:rsidRDefault="0005521C" w:rsidP="0005521C">
      <w:pPr>
        <w:pStyle w:val="Caption"/>
        <w:rPr>
          <w:sz w:val="24"/>
          <w:szCs w:val="24"/>
        </w:rPr>
      </w:pPr>
      <w:r w:rsidRPr="0005521C">
        <w:rPr>
          <w:sz w:val="24"/>
          <w:szCs w:val="24"/>
        </w:rPr>
        <w:tab/>
        <w:t>"source"</w:t>
      </w:r>
      <w:r w:rsidRPr="0005521C">
        <w:rPr>
          <w:sz w:val="24"/>
          <w:szCs w:val="24"/>
        </w:rPr>
        <w:tab/>
        <w:t>INTEGER NOT NULL,</w:t>
      </w:r>
    </w:p>
    <w:p w14:paraId="031AD569" w14:textId="77777777" w:rsidR="0005521C" w:rsidRPr="0005521C" w:rsidRDefault="0005521C" w:rsidP="0005521C">
      <w:pPr>
        <w:pStyle w:val="Caption"/>
        <w:rPr>
          <w:sz w:val="24"/>
          <w:szCs w:val="24"/>
        </w:rPr>
      </w:pPr>
      <w:r w:rsidRPr="0005521C">
        <w:rPr>
          <w:sz w:val="24"/>
          <w:szCs w:val="24"/>
        </w:rPr>
        <w:lastRenderedPageBreak/>
        <w:tab/>
        <w:t>"row"</w:t>
      </w:r>
      <w:r w:rsidRPr="0005521C">
        <w:rPr>
          <w:sz w:val="24"/>
          <w:szCs w:val="24"/>
        </w:rPr>
        <w:tab/>
        <w:t>INTEGER NOT NULL,</w:t>
      </w:r>
    </w:p>
    <w:p w14:paraId="3779D62A" w14:textId="77777777" w:rsidR="0005521C" w:rsidRPr="0005521C" w:rsidRDefault="0005521C" w:rsidP="0005521C">
      <w:pPr>
        <w:pStyle w:val="Caption"/>
        <w:rPr>
          <w:sz w:val="24"/>
          <w:szCs w:val="24"/>
        </w:rPr>
      </w:pPr>
      <w:r w:rsidRPr="0005521C">
        <w:rPr>
          <w:sz w:val="24"/>
          <w:szCs w:val="24"/>
        </w:rPr>
        <w:tab/>
        <w:t>"col"</w:t>
      </w:r>
      <w:r w:rsidRPr="0005521C">
        <w:rPr>
          <w:sz w:val="24"/>
          <w:szCs w:val="24"/>
        </w:rPr>
        <w:tab/>
        <w:t>INTEGER NOT NULL,</w:t>
      </w:r>
    </w:p>
    <w:p w14:paraId="5819EBDD" w14:textId="77777777" w:rsidR="0005521C" w:rsidRPr="0005521C" w:rsidRDefault="0005521C" w:rsidP="0005521C">
      <w:pPr>
        <w:pStyle w:val="Caption"/>
        <w:rPr>
          <w:sz w:val="24"/>
          <w:szCs w:val="24"/>
        </w:rPr>
      </w:pPr>
      <w:r w:rsidRPr="0005521C">
        <w:rPr>
          <w:sz w:val="24"/>
          <w:szCs w:val="24"/>
        </w:rPr>
        <w:tab/>
        <w:t>"material"</w:t>
      </w:r>
      <w:r w:rsidRPr="0005521C">
        <w:rPr>
          <w:sz w:val="24"/>
          <w:szCs w:val="24"/>
        </w:rPr>
        <w:tab/>
        <w:t>INTEGER NOT NULL,</w:t>
      </w:r>
    </w:p>
    <w:p w14:paraId="757A6F9F" w14:textId="77777777" w:rsidR="0005521C" w:rsidRPr="0005521C" w:rsidRDefault="0005521C" w:rsidP="0005521C">
      <w:pPr>
        <w:pStyle w:val="Caption"/>
        <w:rPr>
          <w:sz w:val="24"/>
          <w:szCs w:val="24"/>
        </w:rPr>
      </w:pPr>
      <w:r w:rsidRPr="0005521C">
        <w:rPr>
          <w:sz w:val="24"/>
          <w:szCs w:val="24"/>
        </w:rPr>
        <w:tab/>
        <w:t>"spectra"</w:t>
      </w:r>
      <w:r w:rsidRPr="0005521C">
        <w:rPr>
          <w:sz w:val="24"/>
          <w:szCs w:val="24"/>
        </w:rPr>
        <w:tab/>
        <w:t>TEXT,</w:t>
      </w:r>
    </w:p>
    <w:p w14:paraId="75192E01" w14:textId="77777777" w:rsidR="0005521C" w:rsidRPr="0005521C" w:rsidRDefault="0005521C" w:rsidP="0005521C">
      <w:pPr>
        <w:pStyle w:val="Caption"/>
        <w:rPr>
          <w:sz w:val="24"/>
          <w:szCs w:val="24"/>
        </w:rPr>
      </w:pPr>
      <w:r w:rsidRPr="0005521C">
        <w:rPr>
          <w:sz w:val="24"/>
          <w:szCs w:val="24"/>
        </w:rPr>
        <w:tab/>
        <w:t>FOREIGN KEY("source") REFERENCES "scans"("id"),</w:t>
      </w:r>
    </w:p>
    <w:p w14:paraId="6206D752" w14:textId="77777777" w:rsidR="0005521C" w:rsidRPr="0005521C" w:rsidRDefault="0005521C" w:rsidP="0005521C">
      <w:pPr>
        <w:pStyle w:val="Caption"/>
        <w:rPr>
          <w:sz w:val="24"/>
          <w:szCs w:val="24"/>
        </w:rPr>
      </w:pPr>
      <w:r w:rsidRPr="0005521C">
        <w:rPr>
          <w:sz w:val="24"/>
          <w:szCs w:val="24"/>
        </w:rPr>
        <w:tab/>
        <w:t>FOREIGN KEY("material") REFERENCES "materials"("mid")</w:t>
      </w:r>
    </w:p>
    <w:p w14:paraId="5231E36D" w14:textId="3B7F417A" w:rsidR="0005521C" w:rsidRPr="0005521C" w:rsidRDefault="0005521C" w:rsidP="0005521C">
      <w:pPr>
        <w:pStyle w:val="Caption"/>
        <w:rPr>
          <w:sz w:val="24"/>
          <w:szCs w:val="24"/>
        </w:rPr>
      </w:pPr>
      <w:r w:rsidRPr="0005521C">
        <w:rPr>
          <w:sz w:val="24"/>
          <w:szCs w:val="24"/>
        </w:rPr>
        <w:t>);</w:t>
      </w:r>
    </w:p>
    <w:p w14:paraId="797EC27B" w14:textId="77777777" w:rsidR="00FA7FEC" w:rsidRPr="00754B3A" w:rsidRDefault="00FA7FEC" w:rsidP="00754B3A">
      <w:pPr>
        <w:pStyle w:val="Caption"/>
        <w:rPr>
          <w:sz w:val="24"/>
          <w:szCs w:val="24"/>
        </w:rPr>
      </w:pPr>
      <w:r w:rsidRPr="00754B3A">
        <w:rPr>
          <w:sz w:val="24"/>
          <w:szCs w:val="24"/>
        </w:rPr>
        <w:t>CREATE TABLE "materials" (</w:t>
      </w:r>
    </w:p>
    <w:p w14:paraId="0EF7F22E" w14:textId="77777777" w:rsidR="00FA7FEC" w:rsidRPr="00754B3A" w:rsidRDefault="00FA7FEC" w:rsidP="00754B3A">
      <w:pPr>
        <w:pStyle w:val="Caption"/>
        <w:rPr>
          <w:sz w:val="24"/>
          <w:szCs w:val="24"/>
        </w:rPr>
      </w:pPr>
      <w:r w:rsidRPr="00754B3A">
        <w:rPr>
          <w:sz w:val="24"/>
          <w:szCs w:val="24"/>
        </w:rPr>
        <w:tab/>
        <w:t>"mid"</w:t>
      </w:r>
      <w:r w:rsidRPr="00754B3A">
        <w:rPr>
          <w:sz w:val="24"/>
          <w:szCs w:val="24"/>
        </w:rPr>
        <w:tab/>
        <w:t>INTEGER PRIMARY KEY AUTOINCREMENT UNIQUE,</w:t>
      </w:r>
    </w:p>
    <w:p w14:paraId="59128E2D" w14:textId="77777777" w:rsidR="00FA7FEC" w:rsidRPr="00754B3A" w:rsidRDefault="00FA7FEC" w:rsidP="00754B3A">
      <w:pPr>
        <w:pStyle w:val="Caption"/>
        <w:rPr>
          <w:sz w:val="24"/>
          <w:szCs w:val="24"/>
        </w:rPr>
      </w:pPr>
      <w:r w:rsidRPr="00754B3A">
        <w:rPr>
          <w:sz w:val="24"/>
          <w:szCs w:val="24"/>
        </w:rPr>
        <w:tab/>
        <w:t>"name"</w:t>
      </w:r>
      <w:r w:rsidRPr="00754B3A">
        <w:rPr>
          <w:sz w:val="24"/>
          <w:szCs w:val="24"/>
        </w:rPr>
        <w:tab/>
        <w:t>TEXT NOT NULL UNIQUE,</w:t>
      </w:r>
    </w:p>
    <w:p w14:paraId="37E5286B" w14:textId="77777777" w:rsidR="00FA7FEC" w:rsidRPr="00754B3A" w:rsidRDefault="00FA7FEC" w:rsidP="00754B3A">
      <w:pPr>
        <w:pStyle w:val="Caption"/>
        <w:rPr>
          <w:sz w:val="24"/>
          <w:szCs w:val="24"/>
        </w:rPr>
      </w:pPr>
      <w:r w:rsidRPr="00754B3A">
        <w:rPr>
          <w:sz w:val="24"/>
          <w:szCs w:val="24"/>
        </w:rPr>
        <w:tab/>
        <w:t>"spectra"</w:t>
      </w:r>
      <w:r w:rsidRPr="00754B3A">
        <w:rPr>
          <w:sz w:val="24"/>
          <w:szCs w:val="24"/>
        </w:rPr>
        <w:tab/>
        <w:t>TEXT</w:t>
      </w:r>
    </w:p>
    <w:p w14:paraId="0EAD417E" w14:textId="6D4C6311" w:rsidR="00FA7FEC" w:rsidRPr="00754B3A" w:rsidRDefault="00FA7FEC" w:rsidP="00754B3A">
      <w:pPr>
        <w:pStyle w:val="Caption"/>
        <w:rPr>
          <w:sz w:val="24"/>
          <w:szCs w:val="24"/>
        </w:rPr>
      </w:pPr>
      <w:r w:rsidRPr="00754B3A">
        <w:rPr>
          <w:sz w:val="24"/>
          <w:szCs w:val="24"/>
        </w:rPr>
        <w:t>);</w:t>
      </w:r>
    </w:p>
    <w:p w14:paraId="38773D6C" w14:textId="77777777" w:rsidR="00E0571B" w:rsidRPr="00E0571B" w:rsidRDefault="00E0571B" w:rsidP="00E0571B">
      <w:pPr>
        <w:pStyle w:val="Caption"/>
        <w:rPr>
          <w:sz w:val="24"/>
          <w:szCs w:val="24"/>
        </w:rPr>
      </w:pPr>
      <w:r w:rsidRPr="00E0571B">
        <w:rPr>
          <w:sz w:val="24"/>
          <w:szCs w:val="24"/>
        </w:rPr>
        <w:t>CREATE TABLE "scans" (</w:t>
      </w:r>
    </w:p>
    <w:p w14:paraId="517C293B" w14:textId="77777777" w:rsidR="00E0571B" w:rsidRPr="00E0571B" w:rsidRDefault="00E0571B" w:rsidP="00E0571B">
      <w:pPr>
        <w:pStyle w:val="Caption"/>
        <w:rPr>
          <w:sz w:val="24"/>
          <w:szCs w:val="24"/>
        </w:rPr>
      </w:pPr>
      <w:r w:rsidRPr="00E0571B">
        <w:rPr>
          <w:sz w:val="24"/>
          <w:szCs w:val="24"/>
        </w:rPr>
        <w:tab/>
        <w:t>"id"</w:t>
      </w:r>
      <w:r w:rsidRPr="00E0571B">
        <w:rPr>
          <w:sz w:val="24"/>
          <w:szCs w:val="24"/>
        </w:rPr>
        <w:tab/>
        <w:t>TEXT,</w:t>
      </w:r>
    </w:p>
    <w:p w14:paraId="2346A3D6" w14:textId="77777777" w:rsidR="00E0571B" w:rsidRPr="00E0571B" w:rsidRDefault="00E0571B" w:rsidP="00E0571B">
      <w:pPr>
        <w:pStyle w:val="Caption"/>
        <w:rPr>
          <w:sz w:val="24"/>
          <w:szCs w:val="24"/>
        </w:rPr>
      </w:pPr>
      <w:r w:rsidRPr="00E0571B">
        <w:rPr>
          <w:sz w:val="24"/>
          <w:szCs w:val="24"/>
        </w:rPr>
        <w:tab/>
        <w:t>"nickname"</w:t>
      </w:r>
      <w:r w:rsidRPr="00E0571B">
        <w:rPr>
          <w:sz w:val="24"/>
          <w:szCs w:val="24"/>
        </w:rPr>
        <w:tab/>
        <w:t>TEXT,</w:t>
      </w:r>
    </w:p>
    <w:p w14:paraId="680815B1" w14:textId="77777777" w:rsidR="00E0571B" w:rsidRPr="00E0571B" w:rsidRDefault="00E0571B" w:rsidP="00E0571B">
      <w:pPr>
        <w:pStyle w:val="Caption"/>
        <w:rPr>
          <w:sz w:val="24"/>
          <w:szCs w:val="24"/>
        </w:rPr>
      </w:pPr>
      <w:r w:rsidRPr="00E0571B">
        <w:rPr>
          <w:sz w:val="24"/>
          <w:szCs w:val="24"/>
        </w:rPr>
        <w:tab/>
        <w:t>"</w:t>
      </w:r>
      <w:proofErr w:type="spellStart"/>
      <w:r w:rsidRPr="00E0571B">
        <w:rPr>
          <w:sz w:val="24"/>
          <w:szCs w:val="24"/>
        </w:rPr>
        <w:t>filepath</w:t>
      </w:r>
      <w:proofErr w:type="spellEnd"/>
      <w:r w:rsidRPr="00E0571B">
        <w:rPr>
          <w:sz w:val="24"/>
          <w:szCs w:val="24"/>
        </w:rPr>
        <w:t>"</w:t>
      </w:r>
      <w:r w:rsidRPr="00E0571B">
        <w:rPr>
          <w:sz w:val="24"/>
          <w:szCs w:val="24"/>
        </w:rPr>
        <w:tab/>
      </w:r>
      <w:r w:rsidRPr="00E0571B">
        <w:rPr>
          <w:sz w:val="24"/>
          <w:szCs w:val="24"/>
        </w:rPr>
        <w:tab/>
        <w:t>TEXT NOT NULL UNIQUE,</w:t>
      </w:r>
    </w:p>
    <w:p w14:paraId="1935160C" w14:textId="77777777" w:rsidR="00E0571B" w:rsidRPr="00E0571B" w:rsidRDefault="00E0571B" w:rsidP="00E0571B">
      <w:pPr>
        <w:pStyle w:val="Caption"/>
        <w:rPr>
          <w:sz w:val="24"/>
          <w:szCs w:val="24"/>
        </w:rPr>
      </w:pPr>
      <w:r w:rsidRPr="00E0571B">
        <w:rPr>
          <w:sz w:val="24"/>
          <w:szCs w:val="24"/>
        </w:rPr>
        <w:tab/>
        <w:t>"rows"</w:t>
      </w:r>
      <w:r w:rsidRPr="00E0571B">
        <w:rPr>
          <w:sz w:val="24"/>
          <w:szCs w:val="24"/>
        </w:rPr>
        <w:tab/>
      </w:r>
      <w:r w:rsidRPr="00E0571B">
        <w:rPr>
          <w:sz w:val="24"/>
          <w:szCs w:val="24"/>
        </w:rPr>
        <w:tab/>
        <w:t>INTEGER NOT NULL,</w:t>
      </w:r>
    </w:p>
    <w:p w14:paraId="249B8FAC" w14:textId="77777777" w:rsidR="00E0571B" w:rsidRPr="00E0571B" w:rsidRDefault="00E0571B" w:rsidP="00E0571B">
      <w:pPr>
        <w:pStyle w:val="Caption"/>
        <w:rPr>
          <w:sz w:val="24"/>
          <w:szCs w:val="24"/>
        </w:rPr>
      </w:pPr>
      <w:r w:rsidRPr="00E0571B">
        <w:rPr>
          <w:sz w:val="24"/>
          <w:szCs w:val="24"/>
        </w:rPr>
        <w:tab/>
        <w:t>"samples"</w:t>
      </w:r>
      <w:r w:rsidRPr="00E0571B">
        <w:rPr>
          <w:sz w:val="24"/>
          <w:szCs w:val="24"/>
        </w:rPr>
        <w:tab/>
        <w:t>INTEGER NOT NULL,</w:t>
      </w:r>
    </w:p>
    <w:p w14:paraId="7EE36DA2" w14:textId="77777777" w:rsidR="00E0571B" w:rsidRPr="00E0571B" w:rsidRDefault="00E0571B" w:rsidP="00E0571B">
      <w:pPr>
        <w:pStyle w:val="Caption"/>
        <w:rPr>
          <w:sz w:val="24"/>
          <w:szCs w:val="24"/>
        </w:rPr>
      </w:pPr>
      <w:r w:rsidRPr="00E0571B">
        <w:rPr>
          <w:sz w:val="24"/>
          <w:szCs w:val="24"/>
        </w:rPr>
        <w:tab/>
        <w:t>"bands"</w:t>
      </w:r>
      <w:r w:rsidRPr="00E0571B">
        <w:rPr>
          <w:sz w:val="24"/>
          <w:szCs w:val="24"/>
        </w:rPr>
        <w:tab/>
      </w:r>
      <w:r w:rsidRPr="00E0571B">
        <w:rPr>
          <w:sz w:val="24"/>
          <w:szCs w:val="24"/>
        </w:rPr>
        <w:tab/>
        <w:t>INTEGER NOT NULL,</w:t>
      </w:r>
    </w:p>
    <w:p w14:paraId="75F1C9DF" w14:textId="77777777" w:rsidR="00E0571B" w:rsidRPr="00E0571B" w:rsidRDefault="00E0571B" w:rsidP="00E0571B">
      <w:pPr>
        <w:pStyle w:val="Caption"/>
        <w:rPr>
          <w:sz w:val="24"/>
          <w:szCs w:val="24"/>
        </w:rPr>
      </w:pPr>
      <w:r w:rsidRPr="00E0571B">
        <w:rPr>
          <w:sz w:val="24"/>
          <w:szCs w:val="24"/>
        </w:rPr>
        <w:tab/>
        <w:t>"sensor"</w:t>
      </w:r>
      <w:r w:rsidRPr="00E0571B">
        <w:rPr>
          <w:sz w:val="24"/>
          <w:szCs w:val="24"/>
        </w:rPr>
        <w:tab/>
      </w:r>
      <w:r w:rsidRPr="00E0571B">
        <w:rPr>
          <w:sz w:val="24"/>
          <w:szCs w:val="24"/>
        </w:rPr>
        <w:tab/>
        <w:t>TEXT,</w:t>
      </w:r>
    </w:p>
    <w:p w14:paraId="57DA711D" w14:textId="77777777" w:rsidR="00E0571B" w:rsidRPr="00E0571B" w:rsidRDefault="00E0571B" w:rsidP="00E0571B">
      <w:pPr>
        <w:pStyle w:val="Caption"/>
        <w:rPr>
          <w:sz w:val="24"/>
          <w:szCs w:val="24"/>
        </w:rPr>
      </w:pPr>
      <w:r w:rsidRPr="00E0571B">
        <w:rPr>
          <w:sz w:val="24"/>
          <w:szCs w:val="24"/>
        </w:rPr>
        <w:tab/>
        <w:t>"interleave"</w:t>
      </w:r>
      <w:r w:rsidRPr="00E0571B">
        <w:rPr>
          <w:sz w:val="24"/>
          <w:szCs w:val="24"/>
        </w:rPr>
        <w:tab/>
        <w:t>TEXT,</w:t>
      </w:r>
    </w:p>
    <w:p w14:paraId="72323E2C" w14:textId="77777777" w:rsidR="00E0571B" w:rsidRPr="00E0571B" w:rsidRDefault="00E0571B" w:rsidP="00E0571B">
      <w:pPr>
        <w:pStyle w:val="Caption"/>
        <w:rPr>
          <w:sz w:val="24"/>
          <w:szCs w:val="24"/>
        </w:rPr>
      </w:pPr>
      <w:r w:rsidRPr="00E0571B">
        <w:rPr>
          <w:sz w:val="24"/>
          <w:szCs w:val="24"/>
        </w:rPr>
        <w:tab/>
        <w:t>"date"</w:t>
      </w:r>
      <w:r w:rsidRPr="00E0571B">
        <w:rPr>
          <w:sz w:val="24"/>
          <w:szCs w:val="24"/>
        </w:rPr>
        <w:tab/>
      </w:r>
      <w:r w:rsidRPr="00E0571B">
        <w:rPr>
          <w:sz w:val="24"/>
          <w:szCs w:val="24"/>
        </w:rPr>
        <w:tab/>
        <w:t>TEXT,</w:t>
      </w:r>
    </w:p>
    <w:p w14:paraId="0C88199F" w14:textId="77777777" w:rsidR="00E0571B" w:rsidRPr="00E0571B" w:rsidRDefault="00E0571B" w:rsidP="00E0571B">
      <w:pPr>
        <w:pStyle w:val="Caption"/>
        <w:rPr>
          <w:sz w:val="24"/>
          <w:szCs w:val="24"/>
        </w:rPr>
      </w:pPr>
      <w:r w:rsidRPr="00E0571B">
        <w:rPr>
          <w:sz w:val="24"/>
          <w:szCs w:val="24"/>
        </w:rPr>
        <w:tab/>
        <w:t>"time"</w:t>
      </w:r>
      <w:r w:rsidRPr="00E0571B">
        <w:rPr>
          <w:sz w:val="24"/>
          <w:szCs w:val="24"/>
        </w:rPr>
        <w:tab/>
      </w:r>
      <w:r w:rsidRPr="00E0571B">
        <w:rPr>
          <w:sz w:val="24"/>
          <w:szCs w:val="24"/>
        </w:rPr>
        <w:tab/>
        <w:t>TEXT,</w:t>
      </w:r>
    </w:p>
    <w:p w14:paraId="5C4B9126" w14:textId="77777777" w:rsidR="00E0571B" w:rsidRPr="00E0571B" w:rsidRDefault="00E0571B" w:rsidP="00E0571B">
      <w:pPr>
        <w:pStyle w:val="Caption"/>
        <w:rPr>
          <w:sz w:val="24"/>
          <w:szCs w:val="24"/>
        </w:rPr>
      </w:pPr>
      <w:r w:rsidRPr="00E0571B">
        <w:rPr>
          <w:sz w:val="24"/>
          <w:szCs w:val="24"/>
        </w:rPr>
        <w:tab/>
        <w:t>"</w:t>
      </w:r>
      <w:proofErr w:type="spellStart"/>
      <w:r w:rsidRPr="00E0571B">
        <w:rPr>
          <w:sz w:val="24"/>
          <w:szCs w:val="24"/>
        </w:rPr>
        <w:t>ul_lat</w:t>
      </w:r>
      <w:proofErr w:type="spellEnd"/>
      <w:r w:rsidRPr="00E0571B">
        <w:rPr>
          <w:sz w:val="24"/>
          <w:szCs w:val="24"/>
        </w:rPr>
        <w:t>"</w:t>
      </w:r>
      <w:r w:rsidRPr="00E0571B">
        <w:rPr>
          <w:sz w:val="24"/>
          <w:szCs w:val="24"/>
        </w:rPr>
        <w:tab/>
      </w:r>
      <w:r w:rsidRPr="00E0571B">
        <w:rPr>
          <w:sz w:val="24"/>
          <w:szCs w:val="24"/>
        </w:rPr>
        <w:tab/>
        <w:t>REAL,</w:t>
      </w:r>
    </w:p>
    <w:p w14:paraId="5A0C34F9" w14:textId="77777777" w:rsidR="00E0571B" w:rsidRPr="00E0571B" w:rsidRDefault="00E0571B" w:rsidP="00E0571B">
      <w:pPr>
        <w:pStyle w:val="Caption"/>
        <w:rPr>
          <w:sz w:val="24"/>
          <w:szCs w:val="24"/>
        </w:rPr>
      </w:pPr>
      <w:r w:rsidRPr="00E0571B">
        <w:rPr>
          <w:sz w:val="24"/>
          <w:szCs w:val="24"/>
        </w:rPr>
        <w:tab/>
        <w:t>"</w:t>
      </w:r>
      <w:proofErr w:type="spellStart"/>
      <w:r w:rsidRPr="00E0571B">
        <w:rPr>
          <w:sz w:val="24"/>
          <w:szCs w:val="24"/>
        </w:rPr>
        <w:t>ul_lon</w:t>
      </w:r>
      <w:proofErr w:type="spellEnd"/>
      <w:r w:rsidRPr="00E0571B">
        <w:rPr>
          <w:sz w:val="24"/>
          <w:szCs w:val="24"/>
        </w:rPr>
        <w:t>"</w:t>
      </w:r>
      <w:r w:rsidRPr="00E0571B">
        <w:rPr>
          <w:sz w:val="24"/>
          <w:szCs w:val="24"/>
        </w:rPr>
        <w:tab/>
      </w:r>
      <w:r w:rsidRPr="00E0571B">
        <w:rPr>
          <w:sz w:val="24"/>
          <w:szCs w:val="24"/>
        </w:rPr>
        <w:tab/>
        <w:t>REAL,</w:t>
      </w:r>
    </w:p>
    <w:p w14:paraId="215909F4" w14:textId="77777777" w:rsidR="00E0571B" w:rsidRPr="00E0571B" w:rsidRDefault="00E0571B" w:rsidP="00E0571B">
      <w:pPr>
        <w:pStyle w:val="Caption"/>
        <w:rPr>
          <w:sz w:val="24"/>
          <w:szCs w:val="24"/>
        </w:rPr>
      </w:pPr>
      <w:r w:rsidRPr="00E0571B">
        <w:rPr>
          <w:sz w:val="24"/>
          <w:szCs w:val="24"/>
        </w:rPr>
        <w:tab/>
        <w:t>"</w:t>
      </w:r>
      <w:proofErr w:type="spellStart"/>
      <w:r w:rsidRPr="00E0571B">
        <w:rPr>
          <w:sz w:val="24"/>
          <w:szCs w:val="24"/>
        </w:rPr>
        <w:t>ur_lat</w:t>
      </w:r>
      <w:proofErr w:type="spellEnd"/>
      <w:r w:rsidRPr="00E0571B">
        <w:rPr>
          <w:sz w:val="24"/>
          <w:szCs w:val="24"/>
        </w:rPr>
        <w:t>"</w:t>
      </w:r>
      <w:r w:rsidRPr="00E0571B">
        <w:rPr>
          <w:sz w:val="24"/>
          <w:szCs w:val="24"/>
        </w:rPr>
        <w:tab/>
      </w:r>
      <w:r w:rsidRPr="00E0571B">
        <w:rPr>
          <w:sz w:val="24"/>
          <w:szCs w:val="24"/>
        </w:rPr>
        <w:tab/>
        <w:t>REAL,</w:t>
      </w:r>
    </w:p>
    <w:p w14:paraId="6FDF92C8" w14:textId="77777777" w:rsidR="00E0571B" w:rsidRPr="00E0571B" w:rsidRDefault="00E0571B" w:rsidP="00E0571B">
      <w:pPr>
        <w:pStyle w:val="Caption"/>
        <w:rPr>
          <w:sz w:val="24"/>
          <w:szCs w:val="24"/>
        </w:rPr>
      </w:pPr>
      <w:r w:rsidRPr="00E0571B">
        <w:rPr>
          <w:sz w:val="24"/>
          <w:szCs w:val="24"/>
        </w:rPr>
        <w:lastRenderedPageBreak/>
        <w:tab/>
        <w:t>"</w:t>
      </w:r>
      <w:proofErr w:type="spellStart"/>
      <w:r w:rsidRPr="00E0571B">
        <w:rPr>
          <w:sz w:val="24"/>
          <w:szCs w:val="24"/>
        </w:rPr>
        <w:t>ur_lon</w:t>
      </w:r>
      <w:proofErr w:type="spellEnd"/>
      <w:r w:rsidRPr="00E0571B">
        <w:rPr>
          <w:sz w:val="24"/>
          <w:szCs w:val="24"/>
        </w:rPr>
        <w:t>"</w:t>
      </w:r>
      <w:r w:rsidRPr="00E0571B">
        <w:rPr>
          <w:sz w:val="24"/>
          <w:szCs w:val="24"/>
        </w:rPr>
        <w:tab/>
      </w:r>
      <w:r w:rsidRPr="00E0571B">
        <w:rPr>
          <w:sz w:val="24"/>
          <w:szCs w:val="24"/>
        </w:rPr>
        <w:tab/>
        <w:t>REAL,</w:t>
      </w:r>
    </w:p>
    <w:p w14:paraId="6F0EE4E2" w14:textId="77777777" w:rsidR="00E0571B" w:rsidRPr="00E0571B" w:rsidRDefault="00E0571B" w:rsidP="00E0571B">
      <w:pPr>
        <w:pStyle w:val="Caption"/>
        <w:rPr>
          <w:sz w:val="24"/>
          <w:szCs w:val="24"/>
        </w:rPr>
      </w:pPr>
      <w:r w:rsidRPr="00E0571B">
        <w:rPr>
          <w:sz w:val="24"/>
          <w:szCs w:val="24"/>
        </w:rPr>
        <w:tab/>
        <w:t>"</w:t>
      </w:r>
      <w:proofErr w:type="spellStart"/>
      <w:r w:rsidRPr="00E0571B">
        <w:rPr>
          <w:sz w:val="24"/>
          <w:szCs w:val="24"/>
        </w:rPr>
        <w:t>ll_lat</w:t>
      </w:r>
      <w:proofErr w:type="spellEnd"/>
      <w:r w:rsidRPr="00E0571B">
        <w:rPr>
          <w:sz w:val="24"/>
          <w:szCs w:val="24"/>
        </w:rPr>
        <w:t>"</w:t>
      </w:r>
      <w:r w:rsidRPr="00E0571B">
        <w:rPr>
          <w:sz w:val="24"/>
          <w:szCs w:val="24"/>
        </w:rPr>
        <w:tab/>
      </w:r>
      <w:r w:rsidRPr="00E0571B">
        <w:rPr>
          <w:sz w:val="24"/>
          <w:szCs w:val="24"/>
        </w:rPr>
        <w:tab/>
        <w:t>REAL,</w:t>
      </w:r>
    </w:p>
    <w:p w14:paraId="296FB767" w14:textId="77777777" w:rsidR="00E0571B" w:rsidRPr="00E0571B" w:rsidRDefault="00E0571B" w:rsidP="00E0571B">
      <w:pPr>
        <w:pStyle w:val="Caption"/>
        <w:rPr>
          <w:sz w:val="24"/>
          <w:szCs w:val="24"/>
        </w:rPr>
      </w:pPr>
      <w:r w:rsidRPr="00E0571B">
        <w:rPr>
          <w:sz w:val="24"/>
          <w:szCs w:val="24"/>
        </w:rPr>
        <w:tab/>
        <w:t>"</w:t>
      </w:r>
      <w:proofErr w:type="spellStart"/>
      <w:r w:rsidRPr="00E0571B">
        <w:rPr>
          <w:sz w:val="24"/>
          <w:szCs w:val="24"/>
        </w:rPr>
        <w:t>ll_lon</w:t>
      </w:r>
      <w:proofErr w:type="spellEnd"/>
      <w:r w:rsidRPr="00E0571B">
        <w:rPr>
          <w:sz w:val="24"/>
          <w:szCs w:val="24"/>
        </w:rPr>
        <w:t>"</w:t>
      </w:r>
      <w:r w:rsidRPr="00E0571B">
        <w:rPr>
          <w:sz w:val="24"/>
          <w:szCs w:val="24"/>
        </w:rPr>
        <w:tab/>
      </w:r>
      <w:r w:rsidRPr="00E0571B">
        <w:rPr>
          <w:sz w:val="24"/>
          <w:szCs w:val="24"/>
        </w:rPr>
        <w:tab/>
        <w:t>REAL,</w:t>
      </w:r>
    </w:p>
    <w:p w14:paraId="3DDBA34A" w14:textId="77777777" w:rsidR="00E0571B" w:rsidRPr="00E0571B" w:rsidRDefault="00E0571B" w:rsidP="00E0571B">
      <w:pPr>
        <w:pStyle w:val="Caption"/>
        <w:rPr>
          <w:sz w:val="24"/>
          <w:szCs w:val="24"/>
        </w:rPr>
      </w:pPr>
      <w:r w:rsidRPr="00E0571B">
        <w:rPr>
          <w:sz w:val="24"/>
          <w:szCs w:val="24"/>
        </w:rPr>
        <w:tab/>
        <w:t>"</w:t>
      </w:r>
      <w:proofErr w:type="spellStart"/>
      <w:r w:rsidRPr="00E0571B">
        <w:rPr>
          <w:sz w:val="24"/>
          <w:szCs w:val="24"/>
        </w:rPr>
        <w:t>lr_lat</w:t>
      </w:r>
      <w:proofErr w:type="spellEnd"/>
      <w:r w:rsidRPr="00E0571B">
        <w:rPr>
          <w:sz w:val="24"/>
          <w:szCs w:val="24"/>
        </w:rPr>
        <w:t>"</w:t>
      </w:r>
      <w:r w:rsidRPr="00E0571B">
        <w:rPr>
          <w:sz w:val="24"/>
          <w:szCs w:val="24"/>
        </w:rPr>
        <w:tab/>
      </w:r>
      <w:r w:rsidRPr="00E0571B">
        <w:rPr>
          <w:sz w:val="24"/>
          <w:szCs w:val="24"/>
        </w:rPr>
        <w:tab/>
        <w:t>REAL,</w:t>
      </w:r>
    </w:p>
    <w:p w14:paraId="2E14228E" w14:textId="77777777" w:rsidR="00E0571B" w:rsidRPr="00E0571B" w:rsidRDefault="00E0571B" w:rsidP="00E0571B">
      <w:pPr>
        <w:pStyle w:val="Caption"/>
        <w:rPr>
          <w:sz w:val="24"/>
          <w:szCs w:val="24"/>
        </w:rPr>
      </w:pPr>
      <w:r w:rsidRPr="00E0571B">
        <w:rPr>
          <w:sz w:val="24"/>
          <w:szCs w:val="24"/>
        </w:rPr>
        <w:tab/>
        <w:t>"</w:t>
      </w:r>
      <w:proofErr w:type="spellStart"/>
      <w:r w:rsidRPr="00E0571B">
        <w:rPr>
          <w:sz w:val="24"/>
          <w:szCs w:val="24"/>
        </w:rPr>
        <w:t>lr_lon</w:t>
      </w:r>
      <w:proofErr w:type="spellEnd"/>
      <w:r w:rsidRPr="00E0571B">
        <w:rPr>
          <w:sz w:val="24"/>
          <w:szCs w:val="24"/>
        </w:rPr>
        <w:t>"</w:t>
      </w:r>
      <w:r w:rsidRPr="00E0571B">
        <w:rPr>
          <w:sz w:val="24"/>
          <w:szCs w:val="24"/>
        </w:rPr>
        <w:tab/>
      </w:r>
      <w:r w:rsidRPr="00E0571B">
        <w:rPr>
          <w:sz w:val="24"/>
          <w:szCs w:val="24"/>
        </w:rPr>
        <w:tab/>
        <w:t>REAL,</w:t>
      </w:r>
    </w:p>
    <w:p w14:paraId="557E5ECD" w14:textId="77777777" w:rsidR="00E0571B" w:rsidRPr="00E0571B" w:rsidRDefault="00E0571B" w:rsidP="00E0571B">
      <w:pPr>
        <w:pStyle w:val="Caption"/>
        <w:rPr>
          <w:sz w:val="24"/>
          <w:szCs w:val="24"/>
        </w:rPr>
      </w:pPr>
      <w:r w:rsidRPr="00E0571B">
        <w:rPr>
          <w:sz w:val="24"/>
          <w:szCs w:val="24"/>
        </w:rPr>
        <w:tab/>
        <w:t>"</w:t>
      </w:r>
      <w:proofErr w:type="spellStart"/>
      <w:r w:rsidRPr="00E0571B">
        <w:rPr>
          <w:sz w:val="24"/>
          <w:szCs w:val="24"/>
        </w:rPr>
        <w:t>c_lat</w:t>
      </w:r>
      <w:proofErr w:type="spellEnd"/>
      <w:r w:rsidRPr="00E0571B">
        <w:rPr>
          <w:sz w:val="24"/>
          <w:szCs w:val="24"/>
        </w:rPr>
        <w:t>"</w:t>
      </w:r>
      <w:r w:rsidRPr="00E0571B">
        <w:rPr>
          <w:sz w:val="24"/>
          <w:szCs w:val="24"/>
        </w:rPr>
        <w:tab/>
      </w:r>
      <w:r w:rsidRPr="00E0571B">
        <w:rPr>
          <w:sz w:val="24"/>
          <w:szCs w:val="24"/>
        </w:rPr>
        <w:tab/>
        <w:t>REAL,</w:t>
      </w:r>
    </w:p>
    <w:p w14:paraId="6C07C7AB" w14:textId="77777777" w:rsidR="00E0571B" w:rsidRPr="00E0571B" w:rsidRDefault="00E0571B" w:rsidP="00E0571B">
      <w:pPr>
        <w:pStyle w:val="Caption"/>
        <w:rPr>
          <w:sz w:val="24"/>
          <w:szCs w:val="24"/>
        </w:rPr>
      </w:pPr>
      <w:r w:rsidRPr="00E0571B">
        <w:rPr>
          <w:sz w:val="24"/>
          <w:szCs w:val="24"/>
        </w:rPr>
        <w:tab/>
        <w:t>"</w:t>
      </w:r>
      <w:proofErr w:type="spellStart"/>
      <w:r w:rsidRPr="00E0571B">
        <w:rPr>
          <w:sz w:val="24"/>
          <w:szCs w:val="24"/>
        </w:rPr>
        <w:t>c_lon</w:t>
      </w:r>
      <w:proofErr w:type="spellEnd"/>
      <w:r w:rsidRPr="00E0571B">
        <w:rPr>
          <w:sz w:val="24"/>
          <w:szCs w:val="24"/>
        </w:rPr>
        <w:t>"</w:t>
      </w:r>
      <w:r w:rsidRPr="00E0571B">
        <w:rPr>
          <w:sz w:val="24"/>
          <w:szCs w:val="24"/>
        </w:rPr>
        <w:tab/>
      </w:r>
      <w:r w:rsidRPr="00E0571B">
        <w:rPr>
          <w:sz w:val="24"/>
          <w:szCs w:val="24"/>
        </w:rPr>
        <w:tab/>
        <w:t>REAL,</w:t>
      </w:r>
    </w:p>
    <w:p w14:paraId="0183EC3A" w14:textId="77777777" w:rsidR="00E0571B" w:rsidRPr="00E0571B" w:rsidRDefault="00E0571B" w:rsidP="00E0571B">
      <w:pPr>
        <w:pStyle w:val="Caption"/>
        <w:rPr>
          <w:sz w:val="24"/>
          <w:szCs w:val="24"/>
        </w:rPr>
      </w:pPr>
      <w:r w:rsidRPr="00E0571B">
        <w:rPr>
          <w:sz w:val="24"/>
          <w:szCs w:val="24"/>
        </w:rPr>
        <w:tab/>
        <w:t>PRIMARY KEY("id")</w:t>
      </w:r>
    </w:p>
    <w:p w14:paraId="3D0A1F59" w14:textId="77777777" w:rsidR="00E0571B" w:rsidRDefault="00E0571B" w:rsidP="00E0571B">
      <w:pPr>
        <w:pStyle w:val="Caption"/>
        <w:rPr>
          <w:sz w:val="24"/>
          <w:szCs w:val="24"/>
        </w:rPr>
      </w:pPr>
      <w:r w:rsidRPr="00E0571B">
        <w:rPr>
          <w:sz w:val="24"/>
          <w:szCs w:val="24"/>
        </w:rPr>
        <w:t>);</w:t>
      </w:r>
    </w:p>
    <w:p w14:paraId="0219C764" w14:textId="77777777" w:rsidR="0071123D" w:rsidRDefault="0071123D" w:rsidP="0071123D"/>
    <w:p w14:paraId="62CAFB2D" w14:textId="70E9DCBD" w:rsidR="00116BAD" w:rsidRDefault="00116BAD" w:rsidP="008E4CFF">
      <w:pPr>
        <w:pStyle w:val="Heading1"/>
      </w:pPr>
      <w:bookmarkStart w:id="256" w:name="_Toc89434085"/>
      <w:r>
        <w:t>5.</w:t>
      </w:r>
      <w:r>
        <w:tab/>
        <w:t>Code Structure Details</w:t>
      </w:r>
      <w:bookmarkEnd w:id="256"/>
    </w:p>
    <w:p w14:paraId="2012E144" w14:textId="74B39BC4" w:rsidR="00116BAD" w:rsidRDefault="00116BAD" w:rsidP="008E4CFF">
      <w:pPr>
        <w:pStyle w:val="Heading2"/>
      </w:pPr>
      <w:bookmarkStart w:id="257" w:name="_Toc89434086"/>
      <w:r>
        <w:t>5</w:t>
      </w:r>
      <w:r w:rsidRPr="00FC3879">
        <w:t xml:space="preserve">.1 </w:t>
      </w:r>
      <w:r w:rsidR="006C2E9B">
        <w:t>Subclassed</w:t>
      </w:r>
      <w:r w:rsidR="008A3F86">
        <w:t xml:space="preserve"> Classes</w:t>
      </w:r>
      <w:r w:rsidR="00A071CD">
        <w:t xml:space="preserve"> within </w:t>
      </w:r>
      <w:proofErr w:type="spellStart"/>
      <w:r w:rsidR="00A071CD">
        <w:t>qViewer</w:t>
      </w:r>
      <w:bookmarkEnd w:id="257"/>
      <w:proofErr w:type="spellEnd"/>
    </w:p>
    <w:p w14:paraId="674FDDD1" w14:textId="5965018E" w:rsidR="00116BAD" w:rsidRPr="00116BAD" w:rsidRDefault="00B0179E" w:rsidP="00116BAD">
      <w:r>
        <w:t>Most of</w:t>
      </w:r>
      <w:r w:rsidR="003E47AA">
        <w:t xml:space="preserve"> </w:t>
      </w:r>
      <w:r w:rsidR="00D651AC">
        <w:t xml:space="preserve">the work of reading and displaying hyperspectral data within HyperGix was done by the creators of the </w:t>
      </w:r>
      <w:r w:rsidR="00D651AC" w:rsidRPr="004A2450">
        <w:rPr>
          <w:i/>
          <w:iCs/>
          <w:rPrChange w:id="258" w:author="John Gallino" w:date="2021-12-03T14:20:00Z">
            <w:rPr/>
          </w:rPrChange>
        </w:rPr>
        <w:t>Spectral Python</w:t>
      </w:r>
      <w:r w:rsidR="00D651AC">
        <w:t xml:space="preserve"> (SPy) library</w:t>
      </w:r>
      <w:r w:rsidR="00DC11C9">
        <w:t xml:space="preserve">, however </w:t>
      </w:r>
      <w:r w:rsidR="00E875A7">
        <w:t>some classes and methods had to be modified to</w:t>
      </w:r>
      <w:r w:rsidR="00390EB6">
        <w:t xml:space="preserve"> be compatible with a </w:t>
      </w:r>
      <w:proofErr w:type="spellStart"/>
      <w:r w:rsidR="00390EB6" w:rsidRPr="004A2450">
        <w:rPr>
          <w:i/>
          <w:iCs/>
          <w:rPrChange w:id="259" w:author="John Gallino" w:date="2021-12-03T14:20:00Z">
            <w:rPr/>
          </w:rPrChange>
        </w:rPr>
        <w:t>PyQt</w:t>
      </w:r>
      <w:proofErr w:type="spellEnd"/>
      <w:r w:rsidR="00390EB6">
        <w:t xml:space="preserve"> desktop application.</w:t>
      </w:r>
    </w:p>
    <w:p w14:paraId="40323FEB" w14:textId="296536AF" w:rsidR="00116BAD" w:rsidRPr="001803E5" w:rsidRDefault="004C2512" w:rsidP="0071123D">
      <w:proofErr w:type="spellStart"/>
      <w:r>
        <w:rPr>
          <w:b/>
          <w:bCs/>
          <w:i/>
          <w:iCs/>
        </w:rPr>
        <w:t>MyImageView</w:t>
      </w:r>
      <w:proofErr w:type="spellEnd"/>
      <w:r>
        <w:t xml:space="preserve"> is a subclass of Spectral Python’s </w:t>
      </w:r>
      <w:proofErr w:type="spellStart"/>
      <w:r>
        <w:rPr>
          <w:b/>
          <w:bCs/>
        </w:rPr>
        <w:t>ImageView</w:t>
      </w:r>
      <w:proofErr w:type="spellEnd"/>
      <w:r>
        <w:t xml:space="preserve"> class</w:t>
      </w:r>
      <w:r w:rsidR="009A2A3C">
        <w:t xml:space="preserve"> used to </w:t>
      </w:r>
      <w:r w:rsidR="006F6FD5">
        <w:t>display hyperspectral scans on screen. It includes a new</w:t>
      </w:r>
      <w:r w:rsidR="00B341CE">
        <w:t xml:space="preserve"> method to record the last pixel that has been viewed by the user</w:t>
      </w:r>
      <w:r w:rsidR="0055283C">
        <w:t xml:space="preserve">, in the case the user decides to assign it to a material class and store it in the database. </w:t>
      </w:r>
      <w:r w:rsidR="00E84438">
        <w:t xml:space="preserve">It also includes modifications to the </w:t>
      </w:r>
      <w:proofErr w:type="spellStart"/>
      <w:r w:rsidR="00E84438" w:rsidRPr="00E84438">
        <w:rPr>
          <w:b/>
          <w:bCs/>
        </w:rPr>
        <w:t>open_zoom</w:t>
      </w:r>
      <w:proofErr w:type="spellEnd"/>
      <w:r w:rsidR="008229D8">
        <w:rPr>
          <w:b/>
          <w:bCs/>
        </w:rPr>
        <w:t>()</w:t>
      </w:r>
      <w:r w:rsidR="00E84438">
        <w:t xml:space="preserve"> method that</w:t>
      </w:r>
      <w:r w:rsidR="00F03030">
        <w:t xml:space="preserve"> allow </w:t>
      </w:r>
      <w:r w:rsidR="00901BCA">
        <w:t xml:space="preserve">for </w:t>
      </w:r>
      <w:proofErr w:type="spellStart"/>
      <w:r w:rsidR="00901BCA">
        <w:t>HyperGix’s</w:t>
      </w:r>
      <w:proofErr w:type="spellEnd"/>
      <w:r w:rsidR="00901BCA">
        <w:t xml:space="preserve"> proprietary Pixel Viewer feature </w:t>
      </w:r>
      <w:r w:rsidR="008A5B74">
        <w:t>to trace back the source of a stored pixel and show a thumbnail preview of where it was taken from.</w:t>
      </w:r>
      <w:r w:rsidR="006C2E9B">
        <w:t xml:space="preserve"> </w:t>
      </w:r>
      <w:r w:rsidR="00755FDB">
        <w:t xml:space="preserve">The keyword of </w:t>
      </w:r>
      <w:proofErr w:type="spellStart"/>
      <w:r w:rsidR="00755FDB">
        <w:rPr>
          <w:b/>
          <w:bCs/>
        </w:rPr>
        <w:t>brokenaxes</w:t>
      </w:r>
      <w:proofErr w:type="spellEnd"/>
      <w:r w:rsidR="00755FDB">
        <w:t xml:space="preserve">, which defaults to True, determines if the line graph should include a break in the x axis for the </w:t>
      </w:r>
      <w:r w:rsidR="001803E5">
        <w:t xml:space="preserve">gap of bad bands known to be common to Hyperion images. </w:t>
      </w:r>
      <w:proofErr w:type="spellStart"/>
      <w:r w:rsidR="001803E5">
        <w:rPr>
          <w:b/>
          <w:bCs/>
        </w:rPr>
        <w:lastRenderedPageBreak/>
        <w:t>brokenaxes</w:t>
      </w:r>
      <w:proofErr w:type="spellEnd"/>
      <w:r w:rsidR="001803E5">
        <w:t xml:space="preserve"> is set to False when displaying </w:t>
      </w:r>
      <w:r w:rsidR="00417F1C">
        <w:t>hyperspectral images from other sensors.</w:t>
      </w:r>
      <w:r w:rsidR="00C64C3E">
        <w:br/>
      </w:r>
    </w:p>
    <w:p w14:paraId="372E8495" w14:textId="2AEF92B2" w:rsidR="0071123D" w:rsidRDefault="00417F1C" w:rsidP="0071123D">
      <w:proofErr w:type="spellStart"/>
      <w:r>
        <w:rPr>
          <w:b/>
          <w:bCs/>
        </w:rPr>
        <w:t>MyMouseHandler</w:t>
      </w:r>
      <w:proofErr w:type="spellEnd"/>
      <w:r>
        <w:t xml:space="preserve"> subclasses Spectral Python’s </w:t>
      </w:r>
      <w:proofErr w:type="spellStart"/>
      <w:r w:rsidRPr="00417F1C">
        <w:rPr>
          <w:b/>
          <w:bCs/>
        </w:rPr>
        <w:t>ImageViewMouseHandler</w:t>
      </w:r>
      <w:proofErr w:type="spellEnd"/>
      <w:r w:rsidR="00F47BC4">
        <w:rPr>
          <w:b/>
          <w:bCs/>
        </w:rPr>
        <w:t xml:space="preserve"> </w:t>
      </w:r>
      <w:r w:rsidR="00F47BC4">
        <w:t xml:space="preserve">class and modifies the code </w:t>
      </w:r>
      <w:r w:rsidR="00901BCA">
        <w:t>to allow for the line graph of pixel spectra to appear in the same main HyperGix window alongside the image</w:t>
      </w:r>
      <w:r w:rsidR="008137CA">
        <w:t xml:space="preserve">, as well as include the red, green, and blue color bars overlayed on the graph to </w:t>
      </w:r>
      <w:r w:rsidR="00642079">
        <w:t>indicate</w:t>
      </w:r>
      <w:r w:rsidR="008137CA">
        <w:t xml:space="preserve"> </w:t>
      </w:r>
      <w:r w:rsidR="00642079">
        <w:t>areas of the visible light spectrum.</w:t>
      </w:r>
      <w:r w:rsidR="00C64C3E">
        <w:br/>
      </w:r>
    </w:p>
    <w:p w14:paraId="6FF39FB9" w14:textId="61F7A877" w:rsidR="00C26D26" w:rsidRDefault="00C26D26" w:rsidP="0071123D">
      <w:proofErr w:type="spellStart"/>
      <w:r>
        <w:rPr>
          <w:b/>
          <w:bCs/>
        </w:rPr>
        <w:t>NavigationToolbar</w:t>
      </w:r>
      <w:proofErr w:type="spellEnd"/>
      <w:r>
        <w:rPr>
          <w:b/>
          <w:bCs/>
        </w:rPr>
        <w:t xml:space="preserve"> </w:t>
      </w:r>
      <w:r>
        <w:t xml:space="preserve">is a subclass of </w:t>
      </w:r>
      <w:r>
        <w:rPr>
          <w:b/>
          <w:bCs/>
        </w:rPr>
        <w:t>NavigationToolbar2QT</w:t>
      </w:r>
      <w:r>
        <w:t xml:space="preserve"> and simply removes some of the unnecessary toolbar buttons included by default.</w:t>
      </w:r>
    </w:p>
    <w:p w14:paraId="52BA98A9" w14:textId="77777777" w:rsidR="004100E6" w:rsidRDefault="004100E6" w:rsidP="0071123D"/>
    <w:p w14:paraId="041D49D7" w14:textId="45364137" w:rsidR="004100E6" w:rsidRDefault="004100E6" w:rsidP="008E4CFF">
      <w:pPr>
        <w:pStyle w:val="Heading2"/>
      </w:pPr>
      <w:bookmarkStart w:id="260" w:name="_Toc89434087"/>
      <w:r>
        <w:t>5</w:t>
      </w:r>
      <w:r w:rsidRPr="00FC3879">
        <w:t>.</w:t>
      </w:r>
      <w:r>
        <w:t>2</w:t>
      </w:r>
      <w:r w:rsidRPr="00FC3879">
        <w:t xml:space="preserve"> </w:t>
      </w:r>
      <w:r>
        <w:t xml:space="preserve">Use of </w:t>
      </w:r>
      <w:proofErr w:type="spellStart"/>
      <w:r w:rsidR="00E813B7">
        <w:t>PyQt</w:t>
      </w:r>
      <w:proofErr w:type="spellEnd"/>
      <w:r w:rsidR="00E813B7">
        <w:t xml:space="preserve"> </w:t>
      </w:r>
      <w:r w:rsidR="00547902">
        <w:t>Signals and Slots</w:t>
      </w:r>
      <w:bookmarkEnd w:id="260"/>
    </w:p>
    <w:p w14:paraId="78F4C6F8" w14:textId="48D0FA81" w:rsidR="0045105C" w:rsidRDefault="003E3549" w:rsidP="00150AC2">
      <w:r>
        <w:rPr>
          <w:noProof/>
        </w:rPr>
        <mc:AlternateContent>
          <mc:Choice Requires="wps">
            <w:drawing>
              <wp:anchor distT="0" distB="0" distL="114300" distR="114300" simplePos="0" relativeHeight="251662848" behindDoc="0" locked="0" layoutInCell="1" allowOverlap="1" wp14:anchorId="5E9B81C6" wp14:editId="7E71C13E">
                <wp:simplePos x="0" y="0"/>
                <wp:positionH relativeFrom="column">
                  <wp:posOffset>2440305</wp:posOffset>
                </wp:positionH>
                <wp:positionV relativeFrom="paragraph">
                  <wp:posOffset>4609465</wp:posOffset>
                </wp:positionV>
                <wp:extent cx="358584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585845" cy="635"/>
                        </a:xfrm>
                        <a:prstGeom prst="rect">
                          <a:avLst/>
                        </a:prstGeom>
                        <a:solidFill>
                          <a:prstClr val="white"/>
                        </a:solidFill>
                        <a:ln>
                          <a:noFill/>
                        </a:ln>
                      </wps:spPr>
                      <wps:txbx>
                        <w:txbxContent>
                          <w:p w14:paraId="4C25E69D" w14:textId="1C1280DF" w:rsidR="003E3549" w:rsidRPr="00C15EF1" w:rsidRDefault="003E3549" w:rsidP="003E3549">
                            <w:pPr>
                              <w:pStyle w:val="Caption"/>
                              <w:rPr>
                                <w:noProof/>
                                <w:sz w:val="26"/>
                                <w:szCs w:val="26"/>
                              </w:rPr>
                            </w:pPr>
                            <w:bookmarkStart w:id="261" w:name="_Toc89251492"/>
                            <w:r>
                              <w:t xml:space="preserve">Figure </w:t>
                            </w:r>
                            <w:fldSimple w:instr=" SEQ Figure \* ARABIC ">
                              <w:r w:rsidR="00B11F53">
                                <w:rPr>
                                  <w:noProof/>
                                </w:rPr>
                                <w:t>9</w:t>
                              </w:r>
                            </w:fldSimple>
                            <w:r>
                              <w:t xml:space="preserve"> Graphical depiction of signals and slots</w:t>
                            </w:r>
                            <w:r w:rsidR="00DC224D">
                              <w:t xml:space="preserve"> </w:t>
                            </w:r>
                            <w:sdt>
                              <w:sdtPr>
                                <w:id w:val="281544373"/>
                                <w:citation/>
                              </w:sdtPr>
                              <w:sdtEndPr/>
                              <w:sdtContent>
                                <w:r w:rsidR="00DC224D">
                                  <w:fldChar w:fldCharType="begin"/>
                                </w:r>
                                <w:r w:rsidR="00DC224D">
                                  <w:rPr>
                                    <w:lang w:val="en-US"/>
                                  </w:rPr>
                                  <w:instrText xml:space="preserve"> CITATION The21 \l 1033 </w:instrText>
                                </w:r>
                                <w:r w:rsidR="00DC224D">
                                  <w:fldChar w:fldCharType="separate"/>
                                </w:r>
                                <w:r w:rsidR="00296B43" w:rsidRPr="00296B43">
                                  <w:rPr>
                                    <w:noProof/>
                                    <w:lang w:val="en-US"/>
                                  </w:rPr>
                                  <w:t>[29]</w:t>
                                </w:r>
                                <w:r w:rsidR="00DC224D">
                                  <w:fldChar w:fldCharType="end"/>
                                </w:r>
                              </w:sdtContent>
                            </w:sdt>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B81C6" id="Text Box 15" o:spid="_x0000_s1028" type="#_x0000_t202" style="position:absolute;margin-left:192.15pt;margin-top:362.95pt;width:282.3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" stroked="f">
                <v:textbox style="mso-fit-shape-to-text:t" inset="0,0,0,0">
                  <w:txbxContent>
                    <w:p w14:paraId="4C25E69D" w14:textId="1C1280DF" w:rsidR="003E3549" w:rsidRPr="00C15EF1" w:rsidRDefault="003E3549" w:rsidP="003E3549">
                      <w:pPr>
                        <w:pStyle w:val="Caption"/>
                        <w:rPr>
                          <w:noProof/>
                          <w:sz w:val="26"/>
                          <w:szCs w:val="26"/>
                        </w:rPr>
                      </w:pPr>
                      <w:bookmarkStart w:id="262" w:name="_Toc89251492"/>
                      <w:r>
                        <w:t xml:space="preserve">Figure </w:t>
                      </w:r>
                      <w:fldSimple w:instr=" SEQ Figure \* ARABIC ">
                        <w:r w:rsidR="00B11F53">
                          <w:rPr>
                            <w:noProof/>
                          </w:rPr>
                          <w:t>9</w:t>
                        </w:r>
                      </w:fldSimple>
                      <w:r>
                        <w:t xml:space="preserve"> Graphical depiction of signals and slots</w:t>
                      </w:r>
                      <w:r w:rsidR="00DC224D">
                        <w:t xml:space="preserve"> </w:t>
                      </w:r>
                      <w:sdt>
                        <w:sdtPr>
                          <w:id w:val="281544373"/>
                          <w:citation/>
                        </w:sdtPr>
                        <w:sdtEndPr/>
                        <w:sdtContent>
                          <w:r w:rsidR="00DC224D">
                            <w:fldChar w:fldCharType="begin"/>
                          </w:r>
                          <w:r w:rsidR="00DC224D">
                            <w:rPr>
                              <w:lang w:val="en-US"/>
                            </w:rPr>
                            <w:instrText xml:space="preserve"> CITATION The21 \l 1033 </w:instrText>
                          </w:r>
                          <w:r w:rsidR="00DC224D">
                            <w:fldChar w:fldCharType="separate"/>
                          </w:r>
                          <w:r w:rsidR="00296B43" w:rsidRPr="00296B43">
                            <w:rPr>
                              <w:noProof/>
                              <w:lang w:val="en-US"/>
                            </w:rPr>
                            <w:t>[29]</w:t>
                          </w:r>
                          <w:r w:rsidR="00DC224D">
                            <w:fldChar w:fldCharType="end"/>
                          </w:r>
                        </w:sdtContent>
                      </w:sdt>
                      <w:bookmarkEnd w:id="262"/>
                    </w:p>
                  </w:txbxContent>
                </v:textbox>
                <w10:wrap type="square"/>
              </v:shape>
            </w:pict>
          </mc:Fallback>
        </mc:AlternateContent>
      </w:r>
      <w:r w:rsidR="003865A7">
        <w:rPr>
          <w:noProof/>
        </w:rPr>
        <w:drawing>
          <wp:anchor distT="0" distB="0" distL="114300" distR="114300" simplePos="0" relativeHeight="251656704" behindDoc="0" locked="0" layoutInCell="1" allowOverlap="1" wp14:anchorId="201D356C" wp14:editId="059BB350">
            <wp:simplePos x="0" y="0"/>
            <wp:positionH relativeFrom="column">
              <wp:posOffset>2440305</wp:posOffset>
            </wp:positionH>
            <wp:positionV relativeFrom="paragraph">
              <wp:posOffset>1073785</wp:posOffset>
            </wp:positionV>
            <wp:extent cx="3585845" cy="3478530"/>
            <wp:effectExtent l="0" t="0" r="0" b="762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845" cy="3478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7902">
        <w:t>Signals and slots</w:t>
      </w:r>
      <w:r w:rsidR="00150AC2">
        <w:t xml:space="preserve"> are a unique feature of the Qt framework</w:t>
      </w:r>
      <w:r w:rsidR="00B51CB5">
        <w:t xml:space="preserve"> that allow objects within an application to communicate</w:t>
      </w:r>
      <w:r w:rsidR="00A96578">
        <w:t xml:space="preserve"> </w:t>
      </w:r>
      <w:sdt>
        <w:sdtPr>
          <w:id w:val="-356117507"/>
          <w:citation/>
        </w:sdtPr>
        <w:sdtEndPr/>
        <w:sdtContent>
          <w:r w:rsidR="001C1ABE">
            <w:fldChar w:fldCharType="begin"/>
          </w:r>
          <w:r w:rsidR="001C1ABE">
            <w:rPr>
              <w:lang w:val="en-US"/>
            </w:rPr>
            <w:instrText xml:space="preserve"> CITATION The21 \l 1033 </w:instrText>
          </w:r>
          <w:r w:rsidR="001C1ABE">
            <w:fldChar w:fldCharType="separate"/>
          </w:r>
          <w:r w:rsidR="00296B43" w:rsidRPr="00296B43">
            <w:rPr>
              <w:noProof/>
              <w:lang w:val="en-US"/>
            </w:rPr>
            <w:t>[29]</w:t>
          </w:r>
          <w:r w:rsidR="001C1ABE">
            <w:fldChar w:fldCharType="end"/>
          </w:r>
        </w:sdtContent>
      </w:sdt>
      <w:r w:rsidR="00B51CB5">
        <w:t>.</w:t>
      </w:r>
      <w:r w:rsidR="00547902">
        <w:t xml:space="preserve"> </w:t>
      </w:r>
      <w:r w:rsidR="007A1C18">
        <w:t>This replaces the typical method</w:t>
      </w:r>
      <w:r w:rsidR="0045105C">
        <w:t xml:space="preserve"> of callbacks used by other GUI toolkits. </w:t>
      </w:r>
      <w:r w:rsidR="00452596">
        <w:t xml:space="preserve">How it works is simple: an object may have one or more signals that can be emitted, like a beacon, when necessary. </w:t>
      </w:r>
      <w:r w:rsidR="00D81114">
        <w:t xml:space="preserve">This signal can be linked up to a “slot” </w:t>
      </w:r>
      <w:r w:rsidR="00112997">
        <w:t>which is a member function of another object. Thus</w:t>
      </w:r>
      <w:r w:rsidR="002731D8">
        <w:t>, for example,</w:t>
      </w:r>
      <w:r w:rsidR="00112997">
        <w:t xml:space="preserve"> clicking a “Delete from List” button may emit a signal which </w:t>
      </w:r>
      <w:r w:rsidR="00112997">
        <w:lastRenderedPageBreak/>
        <w:t xml:space="preserve">triggers </w:t>
      </w:r>
      <w:r w:rsidR="002731D8">
        <w:t>a method in the separate list object to remove the selected entry from the list.</w:t>
      </w:r>
      <w:r w:rsidR="00173DD8">
        <w:t xml:space="preserve"> </w:t>
      </w:r>
      <w:proofErr w:type="spellStart"/>
      <w:r w:rsidR="00173DD8">
        <w:t>PyQt</w:t>
      </w:r>
      <w:proofErr w:type="spellEnd"/>
      <w:r w:rsidR="00173DD8">
        <w:t xml:space="preserve"> widgets include many default signals</w:t>
      </w:r>
      <w:r w:rsidR="00153575">
        <w:t>, but custom ones can be created as well. A signal can</w:t>
      </w:r>
      <w:r w:rsidR="00190677">
        <w:t xml:space="preserve"> also</w:t>
      </w:r>
      <w:r w:rsidR="002A56DC">
        <w:t xml:space="preserve"> carry</w:t>
      </w:r>
      <w:r w:rsidR="00153575">
        <w:t xml:space="preserve"> a piece of data in </w:t>
      </w:r>
      <w:r>
        <w:t>several</w:t>
      </w:r>
      <w:r w:rsidR="00153575">
        <w:t xml:space="preserve"> supported </w:t>
      </w:r>
      <w:r w:rsidR="0024425A">
        <w:t>data types.</w:t>
      </w:r>
    </w:p>
    <w:p w14:paraId="35F0DC10" w14:textId="41C32E48" w:rsidR="007D0517" w:rsidRPr="009E04F7" w:rsidRDefault="007D0517" w:rsidP="00150AC2">
      <w:r>
        <w:t>HyperGix uses signals and slots extensively to communicate between its different modules</w:t>
      </w:r>
      <w:r w:rsidR="00230606">
        <w:t xml:space="preserve">, and with its backend worker classes. </w:t>
      </w:r>
      <w:r w:rsidR="004840E3">
        <w:t xml:space="preserve">Thus a developer may notice methods such as </w:t>
      </w:r>
      <w:proofErr w:type="spellStart"/>
      <w:r w:rsidR="00817530">
        <w:rPr>
          <w:b/>
          <w:bCs/>
          <w:i/>
          <w:iCs/>
        </w:rPr>
        <w:t>report_scans</w:t>
      </w:r>
      <w:proofErr w:type="spellEnd"/>
      <w:r w:rsidR="00013EAF">
        <w:rPr>
          <w:b/>
          <w:bCs/>
        </w:rPr>
        <w:t xml:space="preserve">() </w:t>
      </w:r>
      <w:r w:rsidR="00013EAF">
        <w:t xml:space="preserve">or </w:t>
      </w:r>
      <w:proofErr w:type="spellStart"/>
      <w:r w:rsidR="00013EAF">
        <w:rPr>
          <w:b/>
          <w:bCs/>
          <w:i/>
          <w:iCs/>
        </w:rPr>
        <w:t>requestPixels</w:t>
      </w:r>
      <w:proofErr w:type="spellEnd"/>
      <w:r w:rsidR="00013EAF">
        <w:rPr>
          <w:b/>
          <w:bCs/>
          <w:i/>
          <w:iCs/>
        </w:rPr>
        <w:t>()</w:t>
      </w:r>
      <w:r w:rsidR="00764021">
        <w:rPr>
          <w:b/>
          <w:bCs/>
          <w:i/>
          <w:iCs/>
        </w:rPr>
        <w:t xml:space="preserve"> </w:t>
      </w:r>
      <w:r w:rsidR="00764021">
        <w:t>in the HyperGix source code</w:t>
      </w:r>
      <w:r w:rsidR="00013EAF">
        <w:rPr>
          <w:i/>
          <w:iCs/>
        </w:rPr>
        <w:t xml:space="preserve"> </w:t>
      </w:r>
      <w:r w:rsidR="008229D8">
        <w:t xml:space="preserve">which rather than performing an action, simply broadcast a piece of data or </w:t>
      </w:r>
      <w:r w:rsidR="005C2FE5">
        <w:t>request information from another object in the program.</w:t>
      </w:r>
      <w:r w:rsidR="00FE52CB">
        <w:t xml:space="preserve"> Signals and slots must be connected explicitly using a line of code, and </w:t>
      </w:r>
      <w:r w:rsidR="0024425A">
        <w:t>most of</w:t>
      </w:r>
      <w:r w:rsidR="00FE52CB">
        <w:t xml:space="preserve"> these </w:t>
      </w:r>
      <w:r w:rsidR="006C7952">
        <w:t xml:space="preserve">connections can be found in the </w:t>
      </w:r>
      <w:r w:rsidR="00F120C6">
        <w:rPr>
          <w:b/>
          <w:bCs/>
          <w:i/>
          <w:iCs/>
        </w:rPr>
        <w:t>main_pyqt.py</w:t>
      </w:r>
      <w:r w:rsidR="00F120C6">
        <w:rPr>
          <w:i/>
          <w:iCs/>
        </w:rPr>
        <w:t xml:space="preserve"> </w:t>
      </w:r>
      <w:r w:rsidR="00F120C6">
        <w:t>file.</w:t>
      </w:r>
      <w:r w:rsidR="00C20A9D">
        <w:t xml:space="preserve"> The signals themselves are </w:t>
      </w:r>
      <w:r w:rsidR="00E4489C">
        <w:t>usually defined at the top of each class before any methods are defined. As mentioned previously, any class looking to use signals and slots must sub</w:t>
      </w:r>
      <w:r w:rsidR="009E04F7">
        <w:t xml:space="preserve">class </w:t>
      </w:r>
      <w:proofErr w:type="spellStart"/>
      <w:r w:rsidR="009E04F7">
        <w:t>PyQt’s</w:t>
      </w:r>
      <w:proofErr w:type="spellEnd"/>
      <w:r w:rsidR="009E04F7">
        <w:t xml:space="preserve"> </w:t>
      </w:r>
      <w:proofErr w:type="spellStart"/>
      <w:r w:rsidR="009E04F7">
        <w:rPr>
          <w:b/>
          <w:bCs/>
        </w:rPr>
        <w:t>QWidget</w:t>
      </w:r>
      <w:proofErr w:type="spellEnd"/>
      <w:r w:rsidR="009E04F7">
        <w:t xml:space="preserve"> or </w:t>
      </w:r>
      <w:proofErr w:type="spellStart"/>
      <w:r w:rsidR="009E04F7">
        <w:rPr>
          <w:b/>
          <w:bCs/>
        </w:rPr>
        <w:t>QObject</w:t>
      </w:r>
      <w:proofErr w:type="spellEnd"/>
      <w:r w:rsidR="009E04F7">
        <w:t xml:space="preserve"> classes.</w:t>
      </w:r>
    </w:p>
    <w:p w14:paraId="31FC1D07" w14:textId="340AA201" w:rsidR="002F431D" w:rsidRDefault="002F431D" w:rsidP="008E4CFF">
      <w:pPr>
        <w:pStyle w:val="Heading2"/>
      </w:pPr>
      <w:bookmarkStart w:id="263" w:name="_Toc89434088"/>
      <w:r>
        <w:t>5</w:t>
      </w:r>
      <w:r w:rsidRPr="00FC3879">
        <w:t>.</w:t>
      </w:r>
      <w:r>
        <w:t>3</w:t>
      </w:r>
      <w:r w:rsidRPr="00FC3879">
        <w:t xml:space="preserve"> </w:t>
      </w:r>
      <w:r>
        <w:t>Worker Classes</w:t>
      </w:r>
      <w:bookmarkEnd w:id="263"/>
    </w:p>
    <w:p w14:paraId="5C5C892C" w14:textId="704B265B" w:rsidR="002F431D" w:rsidRDefault="00E10FFC" w:rsidP="002F431D">
      <w:r>
        <w:t xml:space="preserve">In </w:t>
      </w:r>
      <w:r w:rsidR="00EA31DA">
        <w:t xml:space="preserve">addition to </w:t>
      </w:r>
      <w:r>
        <w:t xml:space="preserve">the primary </w:t>
      </w:r>
      <w:r w:rsidR="003717ED">
        <w:t xml:space="preserve">GUI </w:t>
      </w:r>
      <w:r>
        <w:t xml:space="preserve">classes of </w:t>
      </w:r>
      <w:proofErr w:type="spellStart"/>
      <w:r>
        <w:rPr>
          <w:b/>
          <w:bCs/>
        </w:rPr>
        <w:t>qViewer</w:t>
      </w:r>
      <w:proofErr w:type="spellEnd"/>
      <w:r>
        <w:rPr>
          <w:b/>
          <w:bCs/>
        </w:rPr>
        <w:t xml:space="preserve">, </w:t>
      </w:r>
      <w:proofErr w:type="spellStart"/>
      <w:r>
        <w:rPr>
          <w:b/>
          <w:bCs/>
        </w:rPr>
        <w:t>qHypBrowser</w:t>
      </w:r>
      <w:proofErr w:type="spellEnd"/>
      <w:r>
        <w:rPr>
          <w:b/>
          <w:bCs/>
        </w:rPr>
        <w:t xml:space="preserve">, </w:t>
      </w:r>
      <w:r w:rsidRPr="00EA31DA">
        <w:t>and</w:t>
      </w:r>
      <w:r>
        <w:rPr>
          <w:b/>
          <w:bCs/>
        </w:rPr>
        <w:t xml:space="preserve"> </w:t>
      </w:r>
      <w:proofErr w:type="spellStart"/>
      <w:r w:rsidR="00EA31DA">
        <w:rPr>
          <w:b/>
          <w:bCs/>
        </w:rPr>
        <w:t>qManager</w:t>
      </w:r>
      <w:proofErr w:type="spellEnd"/>
      <w:r w:rsidR="00EA31DA">
        <w:rPr>
          <w:b/>
          <w:bCs/>
        </w:rPr>
        <w:t xml:space="preserve">, </w:t>
      </w:r>
      <w:r w:rsidR="00712515">
        <w:t>HyperGix utilizes three “worker” classes</w:t>
      </w:r>
      <w:r w:rsidR="00AE150A">
        <w:t xml:space="preserve"> that perform </w:t>
      </w:r>
      <w:r w:rsidR="0097665C">
        <w:t xml:space="preserve">some of the intensive tasks behind the scenes. </w:t>
      </w:r>
      <w:r w:rsidR="00152BF7">
        <w:t xml:space="preserve">These classes and their methods are defined in </w:t>
      </w:r>
      <w:r w:rsidR="008B2358">
        <w:t xml:space="preserve">the </w:t>
      </w:r>
      <w:r w:rsidR="00152BF7">
        <w:rPr>
          <w:b/>
          <w:bCs/>
          <w:i/>
          <w:iCs/>
        </w:rPr>
        <w:t>workers.py</w:t>
      </w:r>
      <w:r w:rsidR="008B2358">
        <w:rPr>
          <w:b/>
          <w:bCs/>
          <w:i/>
          <w:iCs/>
        </w:rPr>
        <w:t xml:space="preserve"> </w:t>
      </w:r>
      <w:commentRangeStart w:id="264"/>
      <w:r w:rsidR="008B2358">
        <w:t>file</w:t>
      </w:r>
      <w:commentRangeEnd w:id="264"/>
      <w:r w:rsidR="007706E5">
        <w:rPr>
          <w:rStyle w:val="CommentReference"/>
        </w:rPr>
        <w:commentReference w:id="264"/>
      </w:r>
      <w:r w:rsidR="008B2358">
        <w:t>.</w:t>
      </w:r>
    </w:p>
    <w:p w14:paraId="6C2DB09C" w14:textId="7897FF44" w:rsidR="00EF3463" w:rsidRDefault="00EF3463" w:rsidP="00EF3463">
      <w:proofErr w:type="spellStart"/>
      <w:r w:rsidRPr="007C08AA">
        <w:rPr>
          <w:b/>
          <w:bCs/>
          <w:sz w:val="28"/>
          <w:szCs w:val="28"/>
        </w:rPr>
        <w:t>Databaser</w:t>
      </w:r>
      <w:proofErr w:type="spellEnd"/>
      <w:r w:rsidRPr="007C08AA">
        <w:rPr>
          <w:b/>
          <w:bCs/>
          <w:sz w:val="28"/>
          <w:szCs w:val="28"/>
        </w:rPr>
        <w:t xml:space="preserve"> Class</w:t>
      </w:r>
      <w:r w:rsidR="007C08AA" w:rsidRPr="007C08AA">
        <w:rPr>
          <w:sz w:val="28"/>
          <w:szCs w:val="28"/>
        </w:rPr>
        <w:t xml:space="preserve"> </w:t>
      </w:r>
      <w:r w:rsidR="007C08AA">
        <w:rPr>
          <w:sz w:val="40"/>
          <w:szCs w:val="40"/>
        </w:rPr>
        <w:t xml:space="preserve">- </w:t>
      </w:r>
      <w:r>
        <w:t xml:space="preserve">This class </w:t>
      </w:r>
      <w:r w:rsidR="0066480E">
        <w:t>is responsible for interfacing with the SQLite database</w:t>
      </w:r>
      <w:r w:rsidR="00E233A4">
        <w:t xml:space="preserve">, including reading and writing information to it and reporting information to the GUI objects. </w:t>
      </w:r>
      <w:r w:rsidR="007C08AA">
        <w:t xml:space="preserve">In HyperGix, the object </w:t>
      </w:r>
      <w:proofErr w:type="spellStart"/>
      <w:r w:rsidR="007C08AA">
        <w:rPr>
          <w:b/>
          <w:bCs/>
        </w:rPr>
        <w:t>databoy</w:t>
      </w:r>
      <w:proofErr w:type="spellEnd"/>
      <w:r w:rsidR="007C08AA">
        <w:t xml:space="preserve"> is an instance of this class.</w:t>
      </w:r>
    </w:p>
    <w:p w14:paraId="575908FE" w14:textId="77664E4B" w:rsidR="007C08AA" w:rsidRPr="007C08AA" w:rsidRDefault="002077CA" w:rsidP="007C08AA">
      <w:pPr>
        <w:rPr>
          <w:sz w:val="40"/>
          <w:szCs w:val="40"/>
        </w:rPr>
      </w:pPr>
      <w:r>
        <w:rPr>
          <w:b/>
          <w:bCs/>
          <w:sz w:val="28"/>
          <w:szCs w:val="28"/>
        </w:rPr>
        <w:t>Downloader</w:t>
      </w:r>
      <w:r w:rsidR="007C08AA" w:rsidRPr="007C08AA">
        <w:rPr>
          <w:b/>
          <w:bCs/>
          <w:sz w:val="28"/>
          <w:szCs w:val="28"/>
        </w:rPr>
        <w:t xml:space="preserve"> Class</w:t>
      </w:r>
      <w:r w:rsidR="007C08AA" w:rsidRPr="007C08AA">
        <w:rPr>
          <w:sz w:val="28"/>
          <w:szCs w:val="28"/>
        </w:rPr>
        <w:t xml:space="preserve"> </w:t>
      </w:r>
      <w:r w:rsidR="007C08AA">
        <w:rPr>
          <w:sz w:val="40"/>
          <w:szCs w:val="40"/>
        </w:rPr>
        <w:t xml:space="preserve">- </w:t>
      </w:r>
      <w:r w:rsidR="007C08AA">
        <w:t xml:space="preserve">This class </w:t>
      </w:r>
      <w:r>
        <w:t>handles</w:t>
      </w:r>
      <w:r w:rsidR="00AC1A94">
        <w:t xml:space="preserve"> the downloading and unzipping of </w:t>
      </w:r>
      <w:r w:rsidR="00043105">
        <w:t>Hyperion files from the USGS Search module, as well as the fix to the header offset value mentioned earlier in the report.</w:t>
      </w:r>
      <w:r w:rsidR="00F01A10">
        <w:t xml:space="preserve"> </w:t>
      </w:r>
      <w:r w:rsidR="00CA6216">
        <w:t>An instance of this class</w:t>
      </w:r>
      <w:r w:rsidR="003717ED">
        <w:t xml:space="preserve"> (</w:t>
      </w:r>
      <w:r w:rsidR="004C374C">
        <w:t>called</w:t>
      </w:r>
      <w:r w:rsidR="003717ED">
        <w:t xml:space="preserve"> </w:t>
      </w:r>
      <w:r w:rsidR="003717ED">
        <w:rPr>
          <w:b/>
          <w:bCs/>
        </w:rPr>
        <w:t>downloader</w:t>
      </w:r>
      <w:r w:rsidR="003717ED">
        <w:t>)</w:t>
      </w:r>
      <w:r w:rsidR="00105B6F">
        <w:t xml:space="preserve"> is created</w:t>
      </w:r>
      <w:r w:rsidR="00BE4545">
        <w:t xml:space="preserve"> </w:t>
      </w:r>
      <w:r w:rsidR="00BE4545">
        <w:lastRenderedPageBreak/>
        <w:t xml:space="preserve">and moved to a separate thread </w:t>
      </w:r>
      <w:r w:rsidR="00105B6F">
        <w:t>whenever the user initiates a file download within HyperGix.</w:t>
      </w:r>
      <w:r w:rsidR="00BE4545">
        <w:t xml:space="preserve"> This prevents the main program from locking up while the file is downloaded.</w:t>
      </w:r>
    </w:p>
    <w:p w14:paraId="572C0564" w14:textId="6DEF7CB1" w:rsidR="007C08AA" w:rsidRPr="000C506A" w:rsidRDefault="00F01A10" w:rsidP="007C08AA">
      <w:pPr>
        <w:rPr>
          <w:sz w:val="40"/>
          <w:szCs w:val="40"/>
        </w:rPr>
      </w:pPr>
      <w:proofErr w:type="spellStart"/>
      <w:r>
        <w:rPr>
          <w:b/>
          <w:bCs/>
          <w:sz w:val="28"/>
          <w:szCs w:val="28"/>
        </w:rPr>
        <w:t>LogIner</w:t>
      </w:r>
      <w:proofErr w:type="spellEnd"/>
      <w:r w:rsidR="007C08AA" w:rsidRPr="007C08AA">
        <w:rPr>
          <w:b/>
          <w:bCs/>
          <w:sz w:val="28"/>
          <w:szCs w:val="28"/>
        </w:rPr>
        <w:t xml:space="preserve"> Class</w:t>
      </w:r>
      <w:r w:rsidR="007C08AA" w:rsidRPr="007C08AA">
        <w:rPr>
          <w:sz w:val="28"/>
          <w:szCs w:val="28"/>
        </w:rPr>
        <w:t xml:space="preserve"> </w:t>
      </w:r>
      <w:r w:rsidR="007C08AA">
        <w:rPr>
          <w:sz w:val="40"/>
          <w:szCs w:val="40"/>
        </w:rPr>
        <w:t xml:space="preserve">- </w:t>
      </w:r>
      <w:r w:rsidR="007C08AA">
        <w:t xml:space="preserve">This class </w:t>
      </w:r>
      <w:r w:rsidR="004A54D7">
        <w:t xml:space="preserve">corresponds with the USGS </w:t>
      </w:r>
      <w:r w:rsidR="004F4017">
        <w:t>API server</w:t>
      </w:r>
      <w:r w:rsidR="007F2386">
        <w:t xml:space="preserve"> to log in with appropriate credentials, receive and store an API key</w:t>
      </w:r>
      <w:r w:rsidR="00106F85">
        <w:t>, and perform API queries.</w:t>
      </w:r>
      <w:r w:rsidR="000C506A">
        <w:t xml:space="preserve"> In HyperGix, the object </w:t>
      </w:r>
      <w:r w:rsidR="000C506A">
        <w:rPr>
          <w:b/>
          <w:bCs/>
        </w:rPr>
        <w:t>server</w:t>
      </w:r>
      <w:r w:rsidR="000C506A">
        <w:t xml:space="preserve"> is an instance of this class.</w:t>
      </w:r>
    </w:p>
    <w:p w14:paraId="02AAF091" w14:textId="4B055F36" w:rsidR="002A56DC" w:rsidRDefault="002A56DC" w:rsidP="008E4CFF">
      <w:pPr>
        <w:pStyle w:val="Heading2"/>
      </w:pPr>
      <w:bookmarkStart w:id="265" w:name="_Toc89434089"/>
      <w:r>
        <w:t>5</w:t>
      </w:r>
      <w:r w:rsidRPr="00FC3879">
        <w:t>.</w:t>
      </w:r>
      <w:r w:rsidR="002C7B14">
        <w:t>4</w:t>
      </w:r>
      <w:r w:rsidRPr="00FC3879">
        <w:t xml:space="preserve"> </w:t>
      </w:r>
      <w:r w:rsidR="002C7B14">
        <w:t xml:space="preserve">Creating Custom Material </w:t>
      </w:r>
      <w:commentRangeStart w:id="266"/>
      <w:r w:rsidR="002C7B14">
        <w:t>Classes</w:t>
      </w:r>
      <w:commentRangeEnd w:id="266"/>
      <w:r w:rsidR="007706E5">
        <w:rPr>
          <w:rStyle w:val="CommentReference"/>
          <w:rFonts w:ascii="Calibri" w:eastAsia="Calibri" w:hAnsi="Calibri" w:cs="Calibri"/>
          <w:b w:val="0"/>
        </w:rPr>
        <w:commentReference w:id="266"/>
      </w:r>
      <w:bookmarkEnd w:id="265"/>
    </w:p>
    <w:p w14:paraId="5550857F" w14:textId="54957560" w:rsidR="00CF3144" w:rsidRDefault="00C34230" w:rsidP="00C030F3">
      <w:r>
        <w:t>Spectral libraries are databases</w:t>
      </w:r>
      <w:r w:rsidR="00F81C20">
        <w:t xml:space="preserve"> of spectral signatures for materials such as minerals, soils, rocks, liquids, plants, </w:t>
      </w:r>
      <w:r w:rsidR="003564B3">
        <w:t xml:space="preserve">or </w:t>
      </w:r>
      <w:r w:rsidR="00507EAD">
        <w:t>microorganisms</w:t>
      </w:r>
      <w:r w:rsidR="00B66AAE">
        <w:t xml:space="preserve"> that can be used as a reference for identifying unknown samples</w:t>
      </w:r>
      <w:r w:rsidR="00C33EE1">
        <w:t xml:space="preserve"> </w:t>
      </w:r>
      <w:sdt>
        <w:sdtPr>
          <w:id w:val="-1403513241"/>
          <w:citation/>
        </w:sdtPr>
        <w:sdtEndPr/>
        <w:sdtContent>
          <w:r w:rsidR="00C33EE1">
            <w:fldChar w:fldCharType="begin"/>
          </w:r>
          <w:r w:rsidR="00C33EE1">
            <w:rPr>
              <w:lang w:val="en-US"/>
            </w:rPr>
            <w:instrText xml:space="preserve"> CITATION USG21 \l 1033 </w:instrText>
          </w:r>
          <w:r w:rsidR="00C33EE1">
            <w:fldChar w:fldCharType="separate"/>
          </w:r>
          <w:r w:rsidR="00296B43" w:rsidRPr="00296B43">
            <w:rPr>
              <w:noProof/>
              <w:lang w:val="en-US"/>
            </w:rPr>
            <w:t>[30]</w:t>
          </w:r>
          <w:r w:rsidR="00C33EE1">
            <w:fldChar w:fldCharType="end"/>
          </w:r>
        </w:sdtContent>
      </w:sdt>
      <w:r w:rsidR="00840574">
        <w:t>.</w:t>
      </w:r>
      <w:r w:rsidR="003564B3">
        <w:t xml:space="preserve"> Several spectral libraries are available to the public, including the USGS Spectral Library and </w:t>
      </w:r>
      <w:r w:rsidR="00F97606">
        <w:t xml:space="preserve">the ECOSTRESS Spectral </w:t>
      </w:r>
      <w:commentRangeStart w:id="267"/>
      <w:r w:rsidR="00F97606">
        <w:t>Library</w:t>
      </w:r>
      <w:commentRangeEnd w:id="267"/>
      <w:r w:rsidR="00E62882">
        <w:rPr>
          <w:rStyle w:val="CommentReference"/>
        </w:rPr>
        <w:commentReference w:id="267"/>
      </w:r>
      <w:r w:rsidR="00DD71AA">
        <w:t xml:space="preserve">. </w:t>
      </w:r>
      <w:r w:rsidR="00840574">
        <w:t xml:space="preserve">Although HyperGix does not yet interface with existing libraries, it allows the user to </w:t>
      </w:r>
      <w:r w:rsidR="001F4337">
        <w:t xml:space="preserve">create their own small spectral library </w:t>
      </w:r>
      <w:r w:rsidR="00E178F8">
        <w:t xml:space="preserve">by isolating </w:t>
      </w:r>
      <w:r w:rsidR="00665774">
        <w:t xml:space="preserve">individual pixels and assigning them to a </w:t>
      </w:r>
      <w:r w:rsidR="00E61892">
        <w:t xml:space="preserve">material </w:t>
      </w:r>
      <w:r w:rsidR="00665774">
        <w:t xml:space="preserve">class. </w:t>
      </w:r>
      <w:r w:rsidR="009355D6">
        <w:t xml:space="preserve">Because different sensors may </w:t>
      </w:r>
      <w:r w:rsidR="00E61892">
        <w:t>vary in</w:t>
      </w:r>
      <w:r w:rsidR="009355D6">
        <w:t xml:space="preserve"> sensitivi</w:t>
      </w:r>
      <w:r w:rsidR="00E61892">
        <w:t>ty across the EM spectrum</w:t>
      </w:r>
      <w:r w:rsidR="00B36B56">
        <w:t xml:space="preserve">, it is best to </w:t>
      </w:r>
      <w:r w:rsidR="007A504D">
        <w:t xml:space="preserve">use the same sensor for </w:t>
      </w:r>
      <w:r w:rsidR="00CB45B9">
        <w:t xml:space="preserve">labeled and unlabeled data. </w:t>
      </w:r>
      <w:r w:rsidR="00C030F3">
        <w:t>Thus</w:t>
      </w:r>
      <w:r w:rsidR="008C54A0">
        <w:t>,</w:t>
      </w:r>
      <w:r w:rsidR="00C030F3">
        <w:t xml:space="preserve"> HyperGix takes a semi-supervised approach to </w:t>
      </w:r>
      <w:r w:rsidR="00C4317E">
        <w:t>pixel classification. By taking 5-10 sample pixels of a known material</w:t>
      </w:r>
      <w:r w:rsidR="008C54A0">
        <w:t xml:space="preserve">, an average spectral signature can be determined for that material and stored in the database. </w:t>
      </w:r>
    </w:p>
    <w:p w14:paraId="0E83B3BC" w14:textId="03BB2519" w:rsidR="009268E5" w:rsidRDefault="009268E5" w:rsidP="00C030F3">
      <w:r>
        <w:t>To create a</w:t>
      </w:r>
      <w:r w:rsidR="0038597E">
        <w:t xml:space="preserve"> new material class, </w:t>
      </w:r>
      <w:r w:rsidR="009A4679">
        <w:t>first navigate to the Spectra Manager tab</w:t>
      </w:r>
      <w:r w:rsidR="007D6B06">
        <w:t xml:space="preserve"> and click </w:t>
      </w:r>
      <w:r w:rsidR="007D6B06">
        <w:rPr>
          <w:b/>
          <w:bCs/>
        </w:rPr>
        <w:t>Create New Profile</w:t>
      </w:r>
      <w:r w:rsidR="007D6B06">
        <w:t xml:space="preserve"> on the lower left side. A </w:t>
      </w:r>
      <w:r w:rsidR="0078281A">
        <w:t>pop-up</w:t>
      </w:r>
      <w:r w:rsidR="007D6B06">
        <w:t xml:space="preserve"> window will appear asking the user to name the new material class.</w:t>
      </w:r>
      <w:r w:rsidR="00934C8F">
        <w:t xml:space="preserve"> Now back in the Image Viewer module, </w:t>
      </w:r>
      <w:r w:rsidR="00154A98">
        <w:t xml:space="preserve">after double-clicking a pixel in an image and clicking the </w:t>
      </w:r>
      <w:r w:rsidR="00154A98">
        <w:rPr>
          <w:b/>
          <w:bCs/>
        </w:rPr>
        <w:t>Add Pixel to Profile</w:t>
      </w:r>
      <w:r w:rsidR="00154A98">
        <w:t xml:space="preserve"> button, the newly created class should appear in the drop-down list o</w:t>
      </w:r>
      <w:r w:rsidR="00747E9E">
        <w:t>f stored profiles.</w:t>
      </w:r>
    </w:p>
    <w:p w14:paraId="422FD88D" w14:textId="0A745F52" w:rsidR="00C030F3" w:rsidRPr="00CF3144" w:rsidRDefault="00FF17F2" w:rsidP="00C030F3">
      <w:r>
        <w:lastRenderedPageBreak/>
        <w:t xml:space="preserve">To inspect a class, simply double click its name in the list of saved profiles in the Spectra Manager </w:t>
      </w:r>
      <w:r w:rsidR="0005523C">
        <w:t>module. Every stored pixel will be charted as a different color, with a legend on the right side</w:t>
      </w:r>
      <w:r w:rsidR="005C5167">
        <w:t xml:space="preserve"> of the graph. The thick navy-blue line represents the average value of all the stored pixels for that class</w:t>
      </w:r>
      <w:r w:rsidR="00546A12">
        <w:t xml:space="preserve"> and is the spectral signature that will represent that class</w:t>
      </w:r>
      <w:r w:rsidR="00A91A1E">
        <w:t xml:space="preserve"> in pixel classification tasks. </w:t>
      </w:r>
      <w:r w:rsidR="00086826">
        <w:t>The Pixel Viewer panel below the graph allows the user to examine each pixel’s source to verify that</w:t>
      </w:r>
      <w:r w:rsidR="00F41837">
        <w:t xml:space="preserve"> it is classified correctly. Deleting a pixel can be done easily by the click of a button </w:t>
      </w:r>
      <w:r w:rsidR="000E3FD7">
        <w:t>if a mistake has been made.</w:t>
      </w:r>
    </w:p>
    <w:p w14:paraId="6E1570C6" w14:textId="69DB031E" w:rsidR="002C7B14" w:rsidRDefault="002C7B14" w:rsidP="008E4CFF">
      <w:pPr>
        <w:pStyle w:val="Heading2"/>
      </w:pPr>
      <w:bookmarkStart w:id="268" w:name="_Toc89434090"/>
      <w:r>
        <w:t>5</w:t>
      </w:r>
      <w:r w:rsidRPr="00FC3879">
        <w:t>.</w:t>
      </w:r>
      <w:r>
        <w:t>5</w:t>
      </w:r>
      <w:r w:rsidRPr="00FC3879">
        <w:t xml:space="preserve"> </w:t>
      </w:r>
      <w:r>
        <w:t>Pixel Classification</w:t>
      </w:r>
      <w:bookmarkEnd w:id="268"/>
    </w:p>
    <w:p w14:paraId="2B7B562C" w14:textId="6307154D" w:rsidR="00C246F1" w:rsidRDefault="005E5C63" w:rsidP="008D23C1">
      <w:pPr>
        <w:keepNext/>
      </w:pPr>
      <w:r>
        <w:t>Classifying pixels</w:t>
      </w:r>
      <w:r w:rsidR="005551C7">
        <w:t xml:space="preserve"> by material is a common goal of hyperspectral imagery work. HyperGix currently </w:t>
      </w:r>
      <w:r w:rsidR="003A1D13">
        <w:t>utilizes</w:t>
      </w:r>
      <w:r w:rsidR="0065674C">
        <w:t xml:space="preserve"> a</w:t>
      </w:r>
      <w:r w:rsidR="003A1D13">
        <w:t xml:space="preserve"> spectral angle</w:t>
      </w:r>
      <w:r w:rsidR="00E9476B">
        <w:t xml:space="preserve"> </w:t>
      </w:r>
      <w:r w:rsidR="0065674C">
        <w:t xml:space="preserve">mapper (SAM) algorithm </w:t>
      </w:r>
      <w:r w:rsidR="00E9476B">
        <w:t xml:space="preserve">to match image pixels to the reference spectra stored in the </w:t>
      </w:r>
      <w:r w:rsidR="009E7D59">
        <w:t xml:space="preserve">Spectra Manager. </w:t>
      </w:r>
      <w:r w:rsidR="00831417">
        <w:t xml:space="preserve">To classify a pixel, </w:t>
      </w:r>
      <w:r w:rsidR="000F545D">
        <w:t xml:space="preserve">the </w:t>
      </w:r>
      <w:r w:rsidR="0065674C">
        <w:t>SAM</w:t>
      </w:r>
      <w:r w:rsidR="009E7D59">
        <w:t xml:space="preserve"> </w:t>
      </w:r>
      <w:r w:rsidR="000F545D">
        <w:t>algorithm finds the angle</w:t>
      </w:r>
      <w:r w:rsidR="0065674C">
        <w:t xml:space="preserve"> in n-dimensional space</w:t>
      </w:r>
      <w:r w:rsidR="005941C9">
        <w:t xml:space="preserve"> between </w:t>
      </w:r>
      <w:r w:rsidR="00AB14C1">
        <w:t xml:space="preserve">the pixel’s spectral signature </w:t>
      </w:r>
      <w:r w:rsidR="005941C9">
        <w:t>and</w:t>
      </w:r>
      <w:r w:rsidR="00AB14C1">
        <w:t xml:space="preserve"> that of</w:t>
      </w:r>
      <w:r w:rsidR="005941C9">
        <w:t xml:space="preserve"> each</w:t>
      </w:r>
      <w:r w:rsidR="00E53334">
        <w:t xml:space="preserve"> </w:t>
      </w:r>
      <w:r w:rsidR="00AB14C1">
        <w:t>class stored in the Spectra Manager</w:t>
      </w:r>
      <w:r w:rsidR="004334E2">
        <w:t>.</w:t>
      </w:r>
      <w:r w:rsidR="00AB14C1">
        <w:t xml:space="preserve"> </w:t>
      </w:r>
      <w:r w:rsidR="00C246F1">
        <w:t xml:space="preserve">Figure </w:t>
      </w:r>
      <w:del w:id="269" w:author="John Gallino" w:date="2021-12-03T14:26:00Z">
        <w:r w:rsidR="00C246F1" w:rsidDel="00B11F53">
          <w:delText xml:space="preserve">??? </w:delText>
        </w:r>
      </w:del>
      <w:ins w:id="270" w:author="John Gallino" w:date="2021-12-03T14:26:00Z">
        <w:r w:rsidR="00B11F53">
          <w:t>10</w:t>
        </w:r>
        <w:r w:rsidR="00B11F53">
          <w:t xml:space="preserve"> </w:t>
        </w:r>
      </w:ins>
      <w:r w:rsidR="00C246F1">
        <w:t xml:space="preserve">shows the conceptual visualization </w:t>
      </w:r>
      <w:r w:rsidR="00C246F1">
        <w:lastRenderedPageBreak/>
        <w:t xml:space="preserve">of the spectral angle between two 3-dimensional vectors. Given two vectors </w:t>
      </w:r>
      <w:r w:rsidR="00C246F1" w:rsidRPr="004A2450">
        <w:rPr>
          <w:b/>
          <w:bCs/>
        </w:rPr>
        <w:t>x</w:t>
      </w:r>
      <w:r w:rsidR="00C246F1">
        <w:t xml:space="preserve"> and </w:t>
      </w:r>
      <w:r w:rsidR="00C246F1" w:rsidRPr="004A2450">
        <w:rPr>
          <w:b/>
          <w:bCs/>
        </w:rPr>
        <w:t>y</w:t>
      </w:r>
      <w:r w:rsidR="00C246F1">
        <w:t>, the angle α between them can be computed as:</w:t>
      </w:r>
    </w:p>
    <w:p w14:paraId="2E06DDF7" w14:textId="09FD6CD6" w:rsidR="00C246F1" w:rsidRDefault="00C246F1">
      <w:pPr>
        <w:keepNext/>
        <w:jc w:val="right"/>
        <w:pPrChange w:id="271" w:author="Stefan A Robila" w:date="2021-12-02T19:25:00Z">
          <w:pPr>
            <w:keepNext/>
          </w:pPr>
        </w:pPrChange>
      </w:pPr>
      <m:oMath>
        <m:r>
          <m:rPr>
            <m:sty m:val="p"/>
          </m:rPr>
          <w:rPr>
            <w:rFonts w:ascii="Cambria Math" w:hAnsi="Cambria Math"/>
          </w:rPr>
          <m:t>α=arcos</m:t>
        </m:r>
        <m:d>
          <m:dPr>
            <m:ctrlPr>
              <w:rPr>
                <w:rFonts w:ascii="Cambria Math" w:hAnsi="Cambria Math"/>
              </w:rPr>
            </m:ctrlPr>
          </m:dPr>
          <m:e>
            <m:f>
              <m:fPr>
                <m:ctrlPr>
                  <w:rPr>
                    <w:rFonts w:ascii="Cambria Math" w:hAnsi="Cambria Math"/>
                    <w:i/>
                  </w:rPr>
                </m:ctrlPr>
              </m:fPr>
              <m:num>
                <m:r>
                  <w:rPr>
                    <w:rFonts w:ascii="Cambria Math" w:hAnsi="Cambria Math"/>
                  </w:rPr>
                  <m:t>&lt;</m:t>
                </m:r>
                <m:r>
                  <m:rPr>
                    <m:sty m:val="b"/>
                  </m:rPr>
                  <w:rPr>
                    <w:rFonts w:ascii="Cambria Math" w:hAnsi="Cambria Math"/>
                  </w:rPr>
                  <m:t>x</m:t>
                </m:r>
                <m:r>
                  <w:rPr>
                    <w:rFonts w:ascii="Cambria Math" w:hAnsi="Cambria Math"/>
                  </w:rPr>
                  <m:t>,</m:t>
                </m:r>
                <m:r>
                  <m:rPr>
                    <m:sty m:val="b"/>
                  </m:rPr>
                  <w:rPr>
                    <w:rFonts w:ascii="Cambria Math" w:hAnsi="Cambria Math"/>
                  </w:rPr>
                  <m:t>y</m:t>
                </m:r>
                <m:r>
                  <w:rPr>
                    <w:rFonts w:ascii="Cambria Math" w:hAnsi="Cambria Math"/>
                  </w:rPr>
                  <m:t>&gt;</m:t>
                </m:r>
              </m:num>
              <m:den>
                <m:d>
                  <m:dPr>
                    <m:begChr m:val="‖"/>
                    <m:endChr m:val="‖"/>
                    <m:ctrlPr>
                      <w:rPr>
                        <w:rFonts w:ascii="Cambria Math" w:hAnsi="Cambria Math"/>
                        <w:i/>
                      </w:rPr>
                    </m:ctrlPr>
                  </m:dPr>
                  <m:e>
                    <m:r>
                      <m:rPr>
                        <m:sty m:val="b"/>
                      </m:rPr>
                      <w:rPr>
                        <w:rFonts w:ascii="Cambria Math" w:hAnsi="Cambria Math"/>
                      </w:rPr>
                      <m:t>x</m:t>
                    </m:r>
                  </m:e>
                </m:d>
                <m:d>
                  <m:dPr>
                    <m:begChr m:val="‖"/>
                    <m:endChr m:val="‖"/>
                    <m:ctrlPr>
                      <w:rPr>
                        <w:rFonts w:ascii="Cambria Math" w:hAnsi="Cambria Math"/>
                        <w:i/>
                      </w:rPr>
                    </m:ctrlPr>
                  </m:dPr>
                  <m:e>
                    <m:r>
                      <m:rPr>
                        <m:sty m:val="b"/>
                      </m:rPr>
                      <w:rPr>
                        <w:rFonts w:ascii="Cambria Math" w:hAnsi="Cambria Math"/>
                      </w:rPr>
                      <m:t>y</m:t>
                    </m:r>
                  </m:e>
                </m:d>
              </m:den>
            </m:f>
          </m:e>
        </m:d>
      </m:oMath>
      <w:r w:rsidR="00476B68">
        <w:tab/>
      </w:r>
      <w:r w:rsidR="00476B68">
        <w:tab/>
      </w:r>
      <w:r w:rsidR="00476B68">
        <w:tab/>
      </w:r>
      <w:r w:rsidR="00476B68">
        <w:tab/>
      </w:r>
      <w:r w:rsidR="00476B68">
        <w:tab/>
      </w:r>
      <w:r w:rsidR="00476B68">
        <w:tab/>
        <w:t>(1)</w:t>
      </w:r>
    </w:p>
    <w:p w14:paraId="7B46F8F3" w14:textId="1308902B" w:rsidR="00C246F1" w:rsidRDefault="00C246F1" w:rsidP="008D23C1">
      <w:pPr>
        <w:keepNext/>
      </w:pPr>
      <w:r>
        <w:t>where &lt; , &gt; refers to the dot product and ||  || refers to the vect</w:t>
      </w:r>
      <w:r w:rsidR="00476B68">
        <w:t>o</w:t>
      </w:r>
      <w:r>
        <w:t>r norm</w:t>
      </w:r>
    </w:p>
    <w:p w14:paraId="39F7A624" w14:textId="77777777" w:rsidR="00B11F53" w:rsidRDefault="00476B68" w:rsidP="00B11F53">
      <w:pPr>
        <w:keepNext/>
        <w:rPr>
          <w:ins w:id="272" w:author="John Gallino" w:date="2021-12-03T14:25:00Z"/>
        </w:rPr>
      </w:pPr>
      <w:r>
        <w:rPr>
          <w:noProof/>
        </w:rPr>
        <w:drawing>
          <wp:inline distT="0" distB="0" distL="0" distR="0" wp14:anchorId="180EEF2A" wp14:editId="3AA4ADF7">
            <wp:extent cx="1764894" cy="17468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73857" cy="1755757"/>
                    </a:xfrm>
                    <a:prstGeom prst="rect">
                      <a:avLst/>
                    </a:prstGeom>
                    <a:noFill/>
                  </pic:spPr>
                </pic:pic>
              </a:graphicData>
            </a:graphic>
          </wp:inline>
        </w:drawing>
      </w:r>
    </w:p>
    <w:p w14:paraId="524A990E" w14:textId="65658327" w:rsidR="00476B68" w:rsidRDefault="00B11F53" w:rsidP="00B11F53">
      <w:pPr>
        <w:pStyle w:val="Caption"/>
        <w:pPrChange w:id="273" w:author="John Gallino" w:date="2021-12-03T14:25:00Z">
          <w:pPr>
            <w:keepNext/>
          </w:pPr>
        </w:pPrChange>
      </w:pPr>
      <w:ins w:id="274" w:author="John Gallino" w:date="2021-12-03T14:25:00Z">
        <w:r>
          <w:t xml:space="preserve">Figure </w:t>
        </w:r>
        <w:r>
          <w:fldChar w:fldCharType="begin"/>
        </w:r>
        <w:r>
          <w:instrText xml:space="preserve"> SEQ Figure \* ARABIC </w:instrText>
        </w:r>
      </w:ins>
      <w:r>
        <w:fldChar w:fldCharType="separate"/>
      </w:r>
      <w:ins w:id="275" w:author="John Gallino" w:date="2021-12-03T14:25:00Z">
        <w:r>
          <w:rPr>
            <w:noProof/>
          </w:rPr>
          <w:t>10</w:t>
        </w:r>
        <w:r>
          <w:fldChar w:fldCharType="end"/>
        </w:r>
        <w:r>
          <w:t xml:space="preserve"> </w:t>
        </w:r>
      </w:ins>
      <w:ins w:id="276" w:author="John Gallino" w:date="2021-12-03T14:26:00Z">
        <w:r>
          <w:t>Visualization of vector angle</w:t>
        </w:r>
      </w:ins>
      <w:ins w:id="277" w:author="John Gallino" w:date="2021-12-03T14:25:00Z">
        <w:r>
          <w:t xml:space="preserve"> as used in Spectral Angle Mapper</w:t>
        </w:r>
      </w:ins>
    </w:p>
    <w:p w14:paraId="7E565DAA" w14:textId="77777777" w:rsidR="00476B68" w:rsidRDefault="00476B68" w:rsidP="008D23C1">
      <w:pPr>
        <w:keepNext/>
      </w:pPr>
    </w:p>
    <w:p w14:paraId="34AAFA9E" w14:textId="7CD1CC6B" w:rsidR="008D23C1" w:rsidRDefault="000F18DB" w:rsidP="008D23C1">
      <w:pPr>
        <w:keepNext/>
      </w:pPr>
      <w:r>
        <w:t>The smalle</w:t>
      </w:r>
      <w:r w:rsidR="00476B68">
        <w:t>r</w:t>
      </w:r>
      <w:r>
        <w:t xml:space="preserve"> </w:t>
      </w:r>
      <w:r w:rsidR="00476B68">
        <w:t xml:space="preserve">the </w:t>
      </w:r>
      <w:r>
        <w:t>angle</w:t>
      </w:r>
      <w:r w:rsidR="004A2450">
        <w:t>,</w:t>
      </w:r>
      <w:r>
        <w:t xml:space="preserve"> </w:t>
      </w:r>
      <w:r w:rsidR="00476B68">
        <w:t>the higher the probability that the materials associated to these spectra are similar.</w:t>
      </w:r>
      <w:r w:rsidR="004334E2">
        <w:t xml:space="preserve"> </w:t>
      </w:r>
      <w:r w:rsidR="00201BA7">
        <w:t xml:space="preserve">This method corrects for any difference in </w:t>
      </w:r>
      <w:r w:rsidR="009B46D4">
        <w:t>illumination and albedo effects in the scene</w:t>
      </w:r>
      <w:r w:rsidR="005B0617">
        <w:t xml:space="preserve">, but at the cost of much more </w:t>
      </w:r>
      <w:r w:rsidR="00590332">
        <w:t>processing time</w:t>
      </w:r>
      <w:r w:rsidR="00E039C4">
        <w:t xml:space="preserve"> than other algorithms</w:t>
      </w:r>
      <w:r w:rsidR="00F246BC">
        <w:t xml:space="preserve"> </w:t>
      </w:r>
      <w:sdt>
        <w:sdtPr>
          <w:id w:val="-518310192"/>
          <w:citation/>
        </w:sdtPr>
        <w:sdtEndPr/>
        <w:sdtContent>
          <w:r w:rsidR="00F246BC">
            <w:fldChar w:fldCharType="begin"/>
          </w:r>
          <w:r w:rsidR="00F246BC">
            <w:rPr>
              <w:lang w:val="en-US"/>
            </w:rPr>
            <w:instrText xml:space="preserve"> CITATION Ras14 \l 1033 </w:instrText>
          </w:r>
          <w:r w:rsidR="00F246BC">
            <w:fldChar w:fldCharType="separate"/>
          </w:r>
          <w:r w:rsidR="00296B43" w:rsidRPr="00296B43">
            <w:rPr>
              <w:noProof/>
              <w:lang w:val="en-US"/>
            </w:rPr>
            <w:t>[31]</w:t>
          </w:r>
          <w:r w:rsidR="00F246BC">
            <w:fldChar w:fldCharType="end"/>
          </w:r>
        </w:sdtContent>
      </w:sdt>
      <w:r w:rsidR="00E039C4">
        <w:t xml:space="preserve">. </w:t>
      </w:r>
      <w:r w:rsidR="00F55FF1">
        <w:rPr>
          <w:noProof/>
        </w:rPr>
        <w:drawing>
          <wp:inline distT="0" distB="0" distL="0" distR="0" wp14:anchorId="1CDF8938" wp14:editId="7DD4E313">
            <wp:extent cx="5943600" cy="2494915"/>
            <wp:effectExtent l="0" t="0" r="0" b="63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494915"/>
                    </a:xfrm>
                    <a:prstGeom prst="rect">
                      <a:avLst/>
                    </a:prstGeom>
                  </pic:spPr>
                </pic:pic>
              </a:graphicData>
            </a:graphic>
          </wp:inline>
        </w:drawing>
      </w:r>
    </w:p>
    <w:p w14:paraId="141D48A6" w14:textId="73240CE4" w:rsidR="001D030A" w:rsidRDefault="008D23C1" w:rsidP="008D23C1">
      <w:pPr>
        <w:pStyle w:val="Caption"/>
      </w:pPr>
      <w:bookmarkStart w:id="278" w:name="_Toc89251493"/>
      <w:r>
        <w:t xml:space="preserve">Figure </w:t>
      </w:r>
      <w:fldSimple w:instr=" SEQ Figure \* ARABIC ">
        <w:ins w:id="279" w:author="John Gallino" w:date="2021-12-03T14:25:00Z">
          <w:r w:rsidR="00B11F53">
            <w:rPr>
              <w:noProof/>
            </w:rPr>
            <w:t>11</w:t>
          </w:r>
        </w:ins>
        <w:del w:id="280" w:author="John Gallino" w:date="2021-12-03T14:25:00Z">
          <w:r w:rsidR="00712F78" w:rsidDel="00B11F53">
            <w:rPr>
              <w:noProof/>
            </w:rPr>
            <w:delText>10</w:delText>
          </w:r>
        </w:del>
      </w:fldSimple>
      <w:r>
        <w:t xml:space="preserve"> A full spectral signature. Purple dots indicate the 15 select bands used to represent the signature in pixel classification.</w:t>
      </w:r>
      <w:bookmarkEnd w:id="278"/>
    </w:p>
    <w:p w14:paraId="06365988" w14:textId="051CF41E" w:rsidR="002C7B14" w:rsidRDefault="00E039C4" w:rsidP="002C7B14">
      <w:r>
        <w:t>Calculating spectral angle requires</w:t>
      </w:r>
      <w:r w:rsidR="00476B68">
        <w:t xml:space="preserve"> additional computation</w:t>
      </w:r>
      <w:r w:rsidR="000F18DB">
        <w:t xml:space="preserve"> and processing time i</w:t>
      </w:r>
      <w:r w:rsidR="00E61087">
        <w:t xml:space="preserve">ncreases </w:t>
      </w:r>
      <w:r w:rsidR="00555558">
        <w:t xml:space="preserve">with higher numbers of spectral bands or with more reference classes. To alleviate this issue, HyperGix </w:t>
      </w:r>
      <w:r w:rsidR="00727141">
        <w:t>uses only 1</w:t>
      </w:r>
      <w:r w:rsidR="008C467B">
        <w:t>5</w:t>
      </w:r>
      <w:r w:rsidR="00727141">
        <w:t xml:space="preserve"> bands in its spectral angle calculations</w:t>
      </w:r>
      <w:r w:rsidR="00A53CFE">
        <w:t xml:space="preserve">. </w:t>
      </w:r>
      <w:r w:rsidR="001D030A">
        <w:t>These 1</w:t>
      </w:r>
      <w:r w:rsidR="008C467B">
        <w:t>5</w:t>
      </w:r>
      <w:r w:rsidR="001D030A">
        <w:t xml:space="preserve"> bands are spread across the</w:t>
      </w:r>
      <w:r w:rsidR="00CE04A0">
        <w:t xml:space="preserve"> frequency range that most hyperspectral sensors</w:t>
      </w:r>
      <w:r w:rsidR="00252D1C">
        <w:t xml:space="preserve"> are sensitive to</w:t>
      </w:r>
      <w:r w:rsidR="00B632C7">
        <w:t xml:space="preserve"> -</w:t>
      </w:r>
      <w:r w:rsidR="00252D1C">
        <w:t xml:space="preserve"> from </w:t>
      </w:r>
      <w:r w:rsidR="00B632C7">
        <w:t>roughly</w:t>
      </w:r>
      <w:r w:rsidR="00252D1C">
        <w:t xml:space="preserve"> 400 to 2500 </w:t>
      </w:r>
      <w:r w:rsidR="009C6773">
        <w:t>nanometers.</w:t>
      </w:r>
      <w:r w:rsidR="002942D8">
        <w:t xml:space="preserve"> Despite this major reduction in the number of calculations performed, spectral angle pixel classification for a Hyperion image can take </w:t>
      </w:r>
      <w:r w:rsidR="00B7357F">
        <w:t>several minutes.</w:t>
      </w:r>
    </w:p>
    <w:p w14:paraId="606560E6" w14:textId="1F26482B" w:rsidR="00E62882" w:rsidDel="003B0301" w:rsidRDefault="00E62882" w:rsidP="002C7B14">
      <w:pPr>
        <w:rPr>
          <w:del w:id="281" w:author="John Gallino" w:date="2021-12-06T12:28:00Z"/>
        </w:rPr>
      </w:pPr>
    </w:p>
    <w:p w14:paraId="0374B505" w14:textId="77777777" w:rsidR="008D23C1" w:rsidRDefault="008D23C1" w:rsidP="002C7B14"/>
    <w:p w14:paraId="3F3EF69F" w14:textId="6A57B0CF" w:rsidR="00666001" w:rsidRDefault="00F70BC6" w:rsidP="00F70BC6">
      <w:pPr>
        <w:pStyle w:val="Heading1"/>
        <w:numPr>
          <w:ilvl w:val="0"/>
          <w:numId w:val="7"/>
        </w:numPr>
      </w:pPr>
      <w:r>
        <w:t xml:space="preserve">     </w:t>
      </w:r>
      <w:bookmarkStart w:id="282" w:name="_Toc89434091"/>
      <w:r w:rsidR="00D93247">
        <w:t>Conclusions and Future Work</w:t>
      </w:r>
      <w:bookmarkEnd w:id="282"/>
    </w:p>
    <w:p w14:paraId="38871A64" w14:textId="42D93653" w:rsidR="00666001" w:rsidRDefault="00666001" w:rsidP="003B0301">
      <w:pPr>
        <w:rPr>
          <w:ins w:id="283" w:author="John Gallino" w:date="2021-12-06T12:27:00Z"/>
        </w:rPr>
      </w:pPr>
      <w:del w:id="284" w:author="John Gallino" w:date="2021-12-06T12:27:00Z">
        <w:r w:rsidDel="003B0301">
          <w:br w:type="page"/>
        </w:r>
      </w:del>
      <w:ins w:id="285" w:author="John Gallino" w:date="2021-12-06T12:27:00Z">
        <w:r w:rsidR="003B0301">
          <w:t>To DO list</w:t>
        </w:r>
      </w:ins>
    </w:p>
    <w:p w14:paraId="2205F358" w14:textId="4ECEAF6A" w:rsidR="003B0301" w:rsidRPr="003B0301" w:rsidRDefault="003B0301" w:rsidP="003B0301">
      <w:pPr>
        <w:rPr>
          <w:ins w:id="286" w:author="John Gallino" w:date="2021-12-06T12:27:00Z"/>
          <w:rPrChange w:id="287" w:author="John Gallino" w:date="2021-12-06T12:27:00Z">
            <w:rPr>
              <w:ins w:id="288" w:author="John Gallino" w:date="2021-12-06T12:27:00Z"/>
              <w:rFonts w:ascii="Cambria" w:eastAsia="Cambria" w:hAnsi="Cambria" w:cs="Cambria"/>
              <w:b/>
              <w:sz w:val="36"/>
              <w:szCs w:val="36"/>
            </w:rPr>
          </w:rPrChange>
        </w:rPr>
        <w:pPrChange w:id="289" w:author="John Gallino" w:date="2021-12-06T12:27:00Z">
          <w:pPr>
            <w:pStyle w:val="ListParagraph"/>
            <w:numPr>
              <w:numId w:val="9"/>
            </w:numPr>
            <w:ind w:hanging="360"/>
          </w:pPr>
        </w:pPrChange>
      </w:pPr>
      <w:ins w:id="290" w:author="John Gallino" w:date="2021-12-06T12:27:00Z">
        <w:r>
          <w:t xml:space="preserve">- </w:t>
        </w:r>
        <w:r w:rsidRPr="003B0301">
          <w:rPr>
            <w:rPrChange w:id="291" w:author="John Gallino" w:date="2021-12-06T12:27:00Z">
              <w:rPr>
                <w:rFonts w:ascii="Cambria" w:eastAsia="Cambria" w:hAnsi="Cambria" w:cs="Cambria"/>
                <w:b/>
                <w:sz w:val="36"/>
                <w:szCs w:val="36"/>
              </w:rPr>
            </w:rPrChange>
          </w:rPr>
          <w:t>Right-click to rename nickname</w:t>
        </w:r>
      </w:ins>
    </w:p>
    <w:p w14:paraId="033297EE" w14:textId="6F9B49E2" w:rsidR="003B0301" w:rsidRDefault="003B0301" w:rsidP="003B0301">
      <w:pPr>
        <w:rPr>
          <w:ins w:id="292" w:author="John Gallino" w:date="2021-12-06T12:28:00Z"/>
        </w:rPr>
      </w:pPr>
      <w:ins w:id="293" w:author="John Gallino" w:date="2021-12-06T12:27:00Z">
        <w:r>
          <w:t xml:space="preserve">- </w:t>
        </w:r>
        <w:r w:rsidRPr="003B0301">
          <w:rPr>
            <w:rPrChange w:id="294" w:author="John Gallino" w:date="2021-12-06T12:27:00Z">
              <w:rPr>
                <w:rFonts w:ascii="Cambria" w:eastAsia="Cambria" w:hAnsi="Cambria" w:cs="Cambria"/>
                <w:b/>
                <w:sz w:val="36"/>
                <w:szCs w:val="36"/>
              </w:rPr>
            </w:rPrChange>
          </w:rPr>
          <w:t>Implement Python Logging library</w:t>
        </w:r>
      </w:ins>
    </w:p>
    <w:p w14:paraId="336E4530" w14:textId="6DEA1A93" w:rsidR="003B0301" w:rsidRDefault="003B0301" w:rsidP="003B0301">
      <w:pPr>
        <w:rPr>
          <w:ins w:id="295" w:author="John Gallino" w:date="2021-12-06T12:28:00Z"/>
        </w:rPr>
      </w:pPr>
      <w:ins w:id="296" w:author="John Gallino" w:date="2021-12-06T12:28:00Z">
        <w:r>
          <w:lastRenderedPageBreak/>
          <w:t>- improve status bar messages</w:t>
        </w:r>
      </w:ins>
    </w:p>
    <w:p w14:paraId="490A7C9A" w14:textId="3A562856" w:rsidR="003B0301" w:rsidRDefault="003B0301" w:rsidP="003B0301">
      <w:pPr>
        <w:rPr>
          <w:ins w:id="297" w:author="John Gallino" w:date="2021-12-06T12:28:00Z"/>
        </w:rPr>
      </w:pPr>
      <w:ins w:id="298" w:author="John Gallino" w:date="2021-12-06T12:28:00Z">
        <w:r>
          <w:t>- replace config file with QT settings</w:t>
        </w:r>
      </w:ins>
    </w:p>
    <w:p w14:paraId="16563F8A" w14:textId="65A59664" w:rsidR="003B0301" w:rsidRDefault="003B0301" w:rsidP="003B0301">
      <w:pPr>
        <w:rPr>
          <w:ins w:id="299" w:author="John Gallino" w:date="2021-12-06T12:36:00Z"/>
        </w:rPr>
      </w:pPr>
      <w:ins w:id="300" w:author="John Gallino" w:date="2021-12-06T12:35:00Z">
        <w:r>
          <w:t xml:space="preserve">- plot multiple </w:t>
        </w:r>
        <w:proofErr w:type="spellStart"/>
        <w:r>
          <w:t>spectras</w:t>
        </w:r>
        <w:proofErr w:type="spellEnd"/>
        <w:r>
          <w:t xml:space="preserve"> on top of each other with </w:t>
        </w:r>
        <w:proofErr w:type="spellStart"/>
        <w:r>
          <w:t>shift+doubleclick</w:t>
        </w:r>
      </w:ins>
      <w:proofErr w:type="spellEnd"/>
    </w:p>
    <w:p w14:paraId="1C87773C" w14:textId="267A50D2" w:rsidR="003B0301" w:rsidRDefault="003B0301" w:rsidP="003B0301">
      <w:pPr>
        <w:rPr>
          <w:ins w:id="301" w:author="John Gallino" w:date="2021-12-06T13:06:00Z"/>
        </w:rPr>
      </w:pPr>
      <w:ins w:id="302" w:author="John Gallino" w:date="2021-12-06T12:40:00Z">
        <w:r>
          <w:t xml:space="preserve">- add a legend to </w:t>
        </w:r>
      </w:ins>
      <w:ins w:id="303" w:author="John Gallino" w:date="2021-12-06T12:41:00Z">
        <w:r>
          <w:t>spectral angle classification output</w:t>
        </w:r>
      </w:ins>
    </w:p>
    <w:p w14:paraId="3D7B5B76" w14:textId="76A06269" w:rsidR="003B0301" w:rsidRDefault="003B0301" w:rsidP="003B0301">
      <w:pPr>
        <w:rPr>
          <w:ins w:id="304" w:author="John Gallino" w:date="2021-12-06T13:09:00Z"/>
        </w:rPr>
      </w:pPr>
      <w:ins w:id="305" w:author="John Gallino" w:date="2021-12-06T13:06:00Z">
        <w:r>
          <w:t>- plot all profile averages at once</w:t>
        </w:r>
      </w:ins>
    </w:p>
    <w:p w14:paraId="01EC5740" w14:textId="64365A0B" w:rsidR="003B0301" w:rsidRDefault="003B0301" w:rsidP="003B0301">
      <w:pPr>
        <w:rPr>
          <w:ins w:id="306" w:author="John Gallino" w:date="2021-12-06T13:09:00Z"/>
        </w:rPr>
      </w:pPr>
      <w:ins w:id="307" w:author="John Gallino" w:date="2021-12-06T13:09:00Z">
        <w:r>
          <w:t xml:space="preserve">- improve </w:t>
        </w:r>
        <w:proofErr w:type="spellStart"/>
        <w:r>
          <w:t>hypbrowser</w:t>
        </w:r>
        <w:proofErr w:type="spellEnd"/>
        <w:r>
          <w:t xml:space="preserve"> search result navigation so it doesn’t lock up program</w:t>
        </w:r>
      </w:ins>
    </w:p>
    <w:p w14:paraId="1429398F" w14:textId="6B814B89" w:rsidR="003B0301" w:rsidRDefault="003B0301" w:rsidP="003B0301">
      <w:pPr>
        <w:rPr>
          <w:ins w:id="308" w:author="John Gallino" w:date="2021-12-06T13:29:00Z"/>
        </w:rPr>
      </w:pPr>
      <w:ins w:id="309" w:author="John Gallino" w:date="2021-12-06T13:28:00Z">
        <w:r>
          <w:t xml:space="preserve">- add a little </w:t>
        </w:r>
      </w:ins>
      <w:ins w:id="310" w:author="John Gallino" w:date="2021-12-06T13:29:00Z">
        <w:r>
          <w:t>sun icon that when clicked brightens a dark spectral scan by adjusting RGB stretching</w:t>
        </w:r>
      </w:ins>
    </w:p>
    <w:p w14:paraId="5A3BB896" w14:textId="12301647" w:rsidR="003B0301" w:rsidRDefault="003B0301" w:rsidP="003B0301">
      <w:pPr>
        <w:rPr>
          <w:ins w:id="311" w:author="John Gallino" w:date="2021-12-06T13:41:00Z"/>
        </w:rPr>
      </w:pPr>
      <w:ins w:id="312" w:author="John Gallino" w:date="2021-12-06T13:37:00Z">
        <w:r>
          <w:t>- improve accuracy of x axis on Spectra Manager module plot</w:t>
        </w:r>
        <w:r w:rsidR="004524BA">
          <w:t xml:space="preserve"> (don’t use </w:t>
        </w:r>
        <w:proofErr w:type="spellStart"/>
        <w:r w:rsidR="004524BA">
          <w:t>np.linspac</w:t>
        </w:r>
      </w:ins>
      <w:ins w:id="313" w:author="John Gallino" w:date="2021-12-06T13:38:00Z">
        <w:r w:rsidR="004524BA">
          <w:t>e</w:t>
        </w:r>
        <w:proofErr w:type="spellEnd"/>
        <w:r w:rsidR="004524BA">
          <w:t>)</w:t>
        </w:r>
      </w:ins>
    </w:p>
    <w:p w14:paraId="59D36288" w14:textId="4CB3E4D3" w:rsidR="0064534E" w:rsidRDefault="0064534E" w:rsidP="003B0301">
      <w:pPr>
        <w:rPr>
          <w:ins w:id="314" w:author="John Gallino" w:date="2021-12-06T12:27:00Z"/>
        </w:rPr>
      </w:pPr>
      <w:ins w:id="315" w:author="John Gallino" w:date="2021-12-06T13:41:00Z">
        <w:r>
          <w:t xml:space="preserve">- RGB </w:t>
        </w:r>
      </w:ins>
      <w:ins w:id="316" w:author="John Gallino" w:date="2021-12-06T13:42:00Z">
        <w:r w:rsidR="002B541F">
          <w:t xml:space="preserve">value </w:t>
        </w:r>
      </w:ins>
      <w:ins w:id="317" w:author="John Gallino" w:date="2021-12-06T13:41:00Z">
        <w:r>
          <w:t>presets including (accurate</w:t>
        </w:r>
      </w:ins>
      <w:ins w:id="318" w:author="John Gallino" w:date="2021-12-06T13:42:00Z">
        <w:r>
          <w:t>, USGS default, and custom)</w:t>
        </w:r>
      </w:ins>
    </w:p>
    <w:p w14:paraId="30745792" w14:textId="77777777" w:rsidR="003B0301" w:rsidRPr="003B0301" w:rsidRDefault="003B0301" w:rsidP="003B0301"/>
    <w:sdt>
      <w:sdtPr>
        <w:id w:val="1123652004"/>
        <w:docPartObj>
          <w:docPartGallery w:val="Bibliographies"/>
          <w:docPartUnique/>
        </w:docPartObj>
      </w:sdtPr>
      <w:sdtEndPr/>
      <w:sdtContent>
        <w:p w14:paraId="6C0D36AD" w14:textId="77777777" w:rsidR="00E84572" w:rsidRDefault="00EB78CD">
          <w:pPr>
            <w:rPr>
              <w:rStyle w:val="Heading1Char"/>
            </w:rPr>
          </w:pPr>
          <w:r w:rsidRPr="006A626C">
            <w:rPr>
              <w:rStyle w:val="Heading1Char"/>
            </w:rPr>
            <w:t>References</w:t>
          </w:r>
        </w:p>
        <w:sdt>
          <w:sdtPr>
            <w:id w:val="-573587230"/>
            <w:bibliography/>
          </w:sdtPr>
          <w:sdtEndPr/>
          <w:sdtContent>
            <w:p w14:paraId="312E348C" w14:textId="39A92576" w:rsidR="00296B43" w:rsidRDefault="00EB78CD">
              <w:pPr>
                <w:rPr>
                  <w:noProof/>
                </w:rPr>
              </w:pPr>
              <w:r w:rsidRPr="002E107B">
                <w:rPr>
                  <w:sz w:val="22"/>
                  <w:szCs w:val="22"/>
                </w:rPr>
                <w:fldChar w:fldCharType="begin"/>
              </w:r>
              <w:r w:rsidRPr="002E107B">
                <w:rPr>
                  <w:sz w:val="22"/>
                  <w:szCs w:val="22"/>
                </w:rPr>
                <w:instrText xml:space="preserve"> BIBLIOGRAPHY </w:instrText>
              </w:r>
              <w:r w:rsidRPr="002E107B">
                <w:rPr>
                  <w:sz w:val="22"/>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99"/>
                <w:gridCol w:w="8861"/>
              </w:tblGrid>
              <w:tr w:rsidR="00296B43" w14:paraId="3904CB76" w14:textId="77777777">
                <w:trPr>
                  <w:divId w:val="130245953"/>
                  <w:tblCellSpacing w:w="15" w:type="dxa"/>
                </w:trPr>
                <w:tc>
                  <w:tcPr>
                    <w:tcW w:w="50" w:type="pct"/>
                    <w:hideMark/>
                  </w:tcPr>
                  <w:p w14:paraId="063C5EEC" w14:textId="7AF2FEB5" w:rsidR="00296B43" w:rsidRDefault="00296B43">
                    <w:pPr>
                      <w:pStyle w:val="Bibliography"/>
                      <w:rPr>
                        <w:noProof/>
                        <w:sz w:val="24"/>
                        <w:szCs w:val="24"/>
                      </w:rPr>
                    </w:pPr>
                    <w:r>
                      <w:rPr>
                        <w:noProof/>
                      </w:rPr>
                      <w:t xml:space="preserve">[1] </w:t>
                    </w:r>
                  </w:p>
                </w:tc>
                <w:tc>
                  <w:tcPr>
                    <w:tcW w:w="0" w:type="auto"/>
                    <w:hideMark/>
                  </w:tcPr>
                  <w:p w14:paraId="55124598" w14:textId="77777777" w:rsidR="00296B43" w:rsidRDefault="00296B43">
                    <w:pPr>
                      <w:pStyle w:val="Bibliography"/>
                      <w:rPr>
                        <w:noProof/>
                      </w:rPr>
                    </w:pPr>
                    <w:r>
                      <w:rPr>
                        <w:noProof/>
                      </w:rPr>
                      <w:t>Nasa.gov, "Tour of the Electromagnetic Spectrum - Gamma Rays," [Online]. Available: https://science.nasa.gov/ems/12_gammarays.</w:t>
                    </w:r>
                  </w:p>
                </w:tc>
              </w:tr>
              <w:tr w:rsidR="00296B43" w14:paraId="72CBA2A1" w14:textId="77777777">
                <w:trPr>
                  <w:divId w:val="130245953"/>
                  <w:tblCellSpacing w:w="15" w:type="dxa"/>
                </w:trPr>
                <w:tc>
                  <w:tcPr>
                    <w:tcW w:w="50" w:type="pct"/>
                    <w:hideMark/>
                  </w:tcPr>
                  <w:p w14:paraId="07FE2F49" w14:textId="77777777" w:rsidR="00296B43" w:rsidRDefault="00296B43">
                    <w:pPr>
                      <w:pStyle w:val="Bibliography"/>
                      <w:rPr>
                        <w:noProof/>
                      </w:rPr>
                    </w:pPr>
                    <w:r>
                      <w:rPr>
                        <w:noProof/>
                      </w:rPr>
                      <w:t xml:space="preserve">[2] </w:t>
                    </w:r>
                  </w:p>
                </w:tc>
                <w:tc>
                  <w:tcPr>
                    <w:tcW w:w="0" w:type="auto"/>
                    <w:hideMark/>
                  </w:tcPr>
                  <w:p w14:paraId="3D68A696" w14:textId="77777777" w:rsidR="00296B43" w:rsidRDefault="00296B43">
                    <w:pPr>
                      <w:pStyle w:val="Bibliography"/>
                      <w:rPr>
                        <w:noProof/>
                      </w:rPr>
                    </w:pPr>
                    <w:r>
                      <w:rPr>
                        <w:noProof/>
                      </w:rPr>
                      <w:t>Nasa.gov, "Earth Observing-1: Ten Years of Innovation," [Online]. Available: https://earthobservatory.nasa.gov/features/EO1Tenth/page3.php.</w:t>
                    </w:r>
                  </w:p>
                </w:tc>
              </w:tr>
              <w:tr w:rsidR="00296B43" w14:paraId="003FCFD1" w14:textId="77777777">
                <w:trPr>
                  <w:divId w:val="130245953"/>
                  <w:tblCellSpacing w:w="15" w:type="dxa"/>
                </w:trPr>
                <w:tc>
                  <w:tcPr>
                    <w:tcW w:w="50" w:type="pct"/>
                    <w:hideMark/>
                  </w:tcPr>
                  <w:p w14:paraId="092AE80A" w14:textId="77777777" w:rsidR="00296B43" w:rsidRDefault="00296B43">
                    <w:pPr>
                      <w:pStyle w:val="Bibliography"/>
                      <w:rPr>
                        <w:noProof/>
                      </w:rPr>
                    </w:pPr>
                    <w:r>
                      <w:rPr>
                        <w:noProof/>
                      </w:rPr>
                      <w:lastRenderedPageBreak/>
                      <w:t xml:space="preserve">[3] </w:t>
                    </w:r>
                  </w:p>
                </w:tc>
                <w:tc>
                  <w:tcPr>
                    <w:tcW w:w="0" w:type="auto"/>
                    <w:hideMark/>
                  </w:tcPr>
                  <w:p w14:paraId="4E146A53" w14:textId="77777777" w:rsidR="00296B43" w:rsidRDefault="00296B43">
                    <w:pPr>
                      <w:pStyle w:val="Bibliography"/>
                      <w:rPr>
                        <w:noProof/>
                      </w:rPr>
                    </w:pPr>
                    <w:r>
                      <w:rPr>
                        <w:noProof/>
                      </w:rPr>
                      <w:t>"Hyperspectral imaging," [Online]. Available: https://en.wikipedia.org/wiki/Hyperspectral_imaging.</w:t>
                    </w:r>
                  </w:p>
                </w:tc>
              </w:tr>
              <w:tr w:rsidR="00296B43" w14:paraId="6158B049" w14:textId="77777777">
                <w:trPr>
                  <w:divId w:val="130245953"/>
                  <w:tblCellSpacing w:w="15" w:type="dxa"/>
                </w:trPr>
                <w:tc>
                  <w:tcPr>
                    <w:tcW w:w="50" w:type="pct"/>
                    <w:hideMark/>
                  </w:tcPr>
                  <w:p w14:paraId="2B143A5A" w14:textId="77777777" w:rsidR="00296B43" w:rsidRDefault="00296B43">
                    <w:pPr>
                      <w:pStyle w:val="Bibliography"/>
                      <w:rPr>
                        <w:noProof/>
                      </w:rPr>
                    </w:pPr>
                    <w:r>
                      <w:rPr>
                        <w:noProof/>
                      </w:rPr>
                      <w:t xml:space="preserve">[4] </w:t>
                    </w:r>
                  </w:p>
                </w:tc>
                <w:tc>
                  <w:tcPr>
                    <w:tcW w:w="0" w:type="auto"/>
                    <w:hideMark/>
                  </w:tcPr>
                  <w:p w14:paraId="420F55BB" w14:textId="77777777" w:rsidR="00296B43" w:rsidRDefault="00296B43">
                    <w:pPr>
                      <w:pStyle w:val="Bibliography"/>
                      <w:rPr>
                        <w:noProof/>
                      </w:rPr>
                    </w:pPr>
                    <w:r>
                      <w:rPr>
                        <w:noProof/>
                      </w:rPr>
                      <w:t>USGS, "USGS - Earth Observing One (EO-1) - Hyperion," [Online]. Available: https://www.usgs.gov/centers/eros/science/usgs-eros-archive-earth-observing-one-eo-1-hyperion?qt-science_center_objects=0#qt-science_center_objects. [Accessed May 2021].</w:t>
                    </w:r>
                  </w:p>
                </w:tc>
              </w:tr>
              <w:tr w:rsidR="00296B43" w14:paraId="6920C2DB" w14:textId="77777777">
                <w:trPr>
                  <w:divId w:val="130245953"/>
                  <w:tblCellSpacing w:w="15" w:type="dxa"/>
                </w:trPr>
                <w:tc>
                  <w:tcPr>
                    <w:tcW w:w="50" w:type="pct"/>
                    <w:hideMark/>
                  </w:tcPr>
                  <w:p w14:paraId="226FDA0E" w14:textId="77777777" w:rsidR="00296B43" w:rsidRDefault="00296B43">
                    <w:pPr>
                      <w:pStyle w:val="Bibliography"/>
                      <w:rPr>
                        <w:noProof/>
                      </w:rPr>
                    </w:pPr>
                    <w:r>
                      <w:rPr>
                        <w:noProof/>
                      </w:rPr>
                      <w:t xml:space="preserve">[5] </w:t>
                    </w:r>
                  </w:p>
                </w:tc>
                <w:tc>
                  <w:tcPr>
                    <w:tcW w:w="0" w:type="auto"/>
                    <w:hideMark/>
                  </w:tcPr>
                  <w:p w14:paraId="380D1664" w14:textId="77777777" w:rsidR="00296B43" w:rsidRDefault="00296B43">
                    <w:pPr>
                      <w:pStyle w:val="Bibliography"/>
                      <w:rPr>
                        <w:noProof/>
                      </w:rPr>
                    </w:pPr>
                    <w:r>
                      <w:rPr>
                        <w:noProof/>
                      </w:rPr>
                      <w:t>USGS, "EarthExplorer," [Online]. Available: https://earthexplorer.usgs.gov/.</w:t>
                    </w:r>
                  </w:p>
                </w:tc>
              </w:tr>
              <w:tr w:rsidR="00296B43" w14:paraId="73279999" w14:textId="77777777">
                <w:trPr>
                  <w:divId w:val="130245953"/>
                  <w:tblCellSpacing w:w="15" w:type="dxa"/>
                </w:trPr>
                <w:tc>
                  <w:tcPr>
                    <w:tcW w:w="50" w:type="pct"/>
                    <w:hideMark/>
                  </w:tcPr>
                  <w:p w14:paraId="28E0452B" w14:textId="77777777" w:rsidR="00296B43" w:rsidRDefault="00296B43">
                    <w:pPr>
                      <w:pStyle w:val="Bibliography"/>
                      <w:rPr>
                        <w:noProof/>
                      </w:rPr>
                    </w:pPr>
                    <w:r>
                      <w:rPr>
                        <w:noProof/>
                      </w:rPr>
                      <w:t xml:space="preserve">[6] </w:t>
                    </w:r>
                  </w:p>
                </w:tc>
                <w:tc>
                  <w:tcPr>
                    <w:tcW w:w="0" w:type="auto"/>
                    <w:hideMark/>
                  </w:tcPr>
                  <w:p w14:paraId="3ECA54E5" w14:textId="77777777" w:rsidR="00296B43" w:rsidRDefault="00296B43">
                    <w:pPr>
                      <w:pStyle w:val="Bibliography"/>
                      <w:rPr>
                        <w:noProof/>
                      </w:rPr>
                    </w:pPr>
                    <w:r>
                      <w:rPr>
                        <w:noProof/>
                      </w:rPr>
                      <w:t>"Hyperspectral Applications," [Online]. Available: https://resonon.com/applications. [Accessed May 2021].</w:t>
                    </w:r>
                  </w:p>
                </w:tc>
              </w:tr>
              <w:tr w:rsidR="00296B43" w14:paraId="0B084CC5" w14:textId="77777777">
                <w:trPr>
                  <w:divId w:val="130245953"/>
                  <w:tblCellSpacing w:w="15" w:type="dxa"/>
                </w:trPr>
                <w:tc>
                  <w:tcPr>
                    <w:tcW w:w="50" w:type="pct"/>
                    <w:hideMark/>
                  </w:tcPr>
                  <w:p w14:paraId="513C7C91" w14:textId="77777777" w:rsidR="00296B43" w:rsidRDefault="00296B43">
                    <w:pPr>
                      <w:pStyle w:val="Bibliography"/>
                      <w:rPr>
                        <w:noProof/>
                      </w:rPr>
                    </w:pPr>
                    <w:r>
                      <w:rPr>
                        <w:noProof/>
                      </w:rPr>
                      <w:t xml:space="preserve">[7] </w:t>
                    </w:r>
                  </w:p>
                </w:tc>
                <w:tc>
                  <w:tcPr>
                    <w:tcW w:w="0" w:type="auto"/>
                    <w:hideMark/>
                  </w:tcPr>
                  <w:p w14:paraId="1883956E" w14:textId="77777777" w:rsidR="00296B43" w:rsidRDefault="00296B43">
                    <w:pPr>
                      <w:pStyle w:val="Bibliography"/>
                      <w:rPr>
                        <w:noProof/>
                      </w:rPr>
                    </w:pPr>
                    <w:r>
                      <w:rPr>
                        <w:noProof/>
                      </w:rPr>
                      <w:t>ArcGIS Developers, "Landcover mapping using hyperspectral imagery and deep learning," [Online]. Available: https://developers.arcgis.com/python/sample-notebooks/landcover-classification-using-hyperspectral-imagery-and-deep-learning/.</w:t>
                    </w:r>
                  </w:p>
                </w:tc>
              </w:tr>
              <w:tr w:rsidR="00296B43" w14:paraId="76E2F3D9" w14:textId="77777777">
                <w:trPr>
                  <w:divId w:val="130245953"/>
                  <w:tblCellSpacing w:w="15" w:type="dxa"/>
                </w:trPr>
                <w:tc>
                  <w:tcPr>
                    <w:tcW w:w="50" w:type="pct"/>
                    <w:hideMark/>
                  </w:tcPr>
                  <w:p w14:paraId="5875D0B2" w14:textId="77777777" w:rsidR="00296B43" w:rsidRDefault="00296B43">
                    <w:pPr>
                      <w:pStyle w:val="Bibliography"/>
                      <w:rPr>
                        <w:noProof/>
                      </w:rPr>
                    </w:pPr>
                    <w:r>
                      <w:rPr>
                        <w:noProof/>
                      </w:rPr>
                      <w:t xml:space="preserve">[8] </w:t>
                    </w:r>
                  </w:p>
                </w:tc>
                <w:tc>
                  <w:tcPr>
                    <w:tcW w:w="0" w:type="auto"/>
                    <w:hideMark/>
                  </w:tcPr>
                  <w:p w14:paraId="3AD4202B" w14:textId="77777777" w:rsidR="00296B43" w:rsidRDefault="00296B43">
                    <w:pPr>
                      <w:pStyle w:val="Bibliography"/>
                      <w:rPr>
                        <w:noProof/>
                      </w:rPr>
                    </w:pPr>
                    <w:r>
                      <w:rPr>
                        <w:noProof/>
                      </w:rPr>
                      <w:t>Resonan, "Resonon Product Catalog," September 2021. [Online]. Available: https://resonon.com/content/files/Resonon-Product-Catalog_20Sept2021.pdf.</w:t>
                    </w:r>
                  </w:p>
                </w:tc>
              </w:tr>
              <w:tr w:rsidR="00296B43" w14:paraId="7C3ADB6D" w14:textId="77777777">
                <w:trPr>
                  <w:divId w:val="130245953"/>
                  <w:tblCellSpacing w:w="15" w:type="dxa"/>
                </w:trPr>
                <w:tc>
                  <w:tcPr>
                    <w:tcW w:w="50" w:type="pct"/>
                    <w:hideMark/>
                  </w:tcPr>
                  <w:p w14:paraId="7BB1D10D" w14:textId="77777777" w:rsidR="00296B43" w:rsidRDefault="00296B43">
                    <w:pPr>
                      <w:pStyle w:val="Bibliography"/>
                      <w:rPr>
                        <w:noProof/>
                      </w:rPr>
                    </w:pPr>
                    <w:r>
                      <w:rPr>
                        <w:noProof/>
                      </w:rPr>
                      <w:t xml:space="preserve">[9] </w:t>
                    </w:r>
                  </w:p>
                </w:tc>
                <w:tc>
                  <w:tcPr>
                    <w:tcW w:w="0" w:type="auto"/>
                    <w:hideMark/>
                  </w:tcPr>
                  <w:p w14:paraId="6FADDE6C" w14:textId="77777777" w:rsidR="00296B43" w:rsidRDefault="00296B43">
                    <w:pPr>
                      <w:pStyle w:val="Bibliography"/>
                      <w:rPr>
                        <w:noProof/>
                      </w:rPr>
                    </w:pPr>
                    <w:r>
                      <w:rPr>
                        <w:noProof/>
                      </w:rPr>
                      <w:t>"Earth Data Analytics Online Certificate," [Online]. Available: https://www.earthdatascience.org/courses/earth-analytics/multispectral-remote-sensing-data/introduction-multispectral-imagery-r/#spatial-resolution.</w:t>
                    </w:r>
                  </w:p>
                </w:tc>
              </w:tr>
              <w:tr w:rsidR="00296B43" w14:paraId="5B8540D8" w14:textId="77777777">
                <w:trPr>
                  <w:divId w:val="130245953"/>
                  <w:tblCellSpacing w:w="15" w:type="dxa"/>
                </w:trPr>
                <w:tc>
                  <w:tcPr>
                    <w:tcW w:w="50" w:type="pct"/>
                    <w:hideMark/>
                  </w:tcPr>
                  <w:p w14:paraId="7900F116" w14:textId="77777777" w:rsidR="00296B43" w:rsidRDefault="00296B43">
                    <w:pPr>
                      <w:pStyle w:val="Bibliography"/>
                      <w:rPr>
                        <w:noProof/>
                      </w:rPr>
                    </w:pPr>
                    <w:r>
                      <w:rPr>
                        <w:noProof/>
                      </w:rPr>
                      <w:lastRenderedPageBreak/>
                      <w:t xml:space="preserve">[10] </w:t>
                    </w:r>
                  </w:p>
                </w:tc>
                <w:tc>
                  <w:tcPr>
                    <w:tcW w:w="0" w:type="auto"/>
                    <w:hideMark/>
                  </w:tcPr>
                  <w:p w14:paraId="342DC903" w14:textId="77777777" w:rsidR="00296B43" w:rsidRDefault="00296B43">
                    <w:pPr>
                      <w:pStyle w:val="Bibliography"/>
                      <w:rPr>
                        <w:noProof/>
                      </w:rPr>
                    </w:pPr>
                    <w:r>
                      <w:rPr>
                        <w:noProof/>
                      </w:rPr>
                      <w:t>"Spectral Unmixing - An Overview," [Online]. Available: https://www.sciencedirect.com/topics/earth-and-planetary-sciences/spectral-unmixing. [Accessed May 2021].</w:t>
                    </w:r>
                  </w:p>
                </w:tc>
              </w:tr>
              <w:tr w:rsidR="00296B43" w14:paraId="06FC5706" w14:textId="77777777">
                <w:trPr>
                  <w:divId w:val="130245953"/>
                  <w:tblCellSpacing w:w="15" w:type="dxa"/>
                </w:trPr>
                <w:tc>
                  <w:tcPr>
                    <w:tcW w:w="50" w:type="pct"/>
                    <w:hideMark/>
                  </w:tcPr>
                  <w:p w14:paraId="2215869F" w14:textId="77777777" w:rsidR="00296B43" w:rsidRDefault="00296B43">
                    <w:pPr>
                      <w:pStyle w:val="Bibliography"/>
                      <w:rPr>
                        <w:noProof/>
                      </w:rPr>
                    </w:pPr>
                    <w:r>
                      <w:rPr>
                        <w:noProof/>
                      </w:rPr>
                      <w:t xml:space="preserve">[11] </w:t>
                    </w:r>
                  </w:p>
                </w:tc>
                <w:tc>
                  <w:tcPr>
                    <w:tcW w:w="0" w:type="auto"/>
                    <w:hideMark/>
                  </w:tcPr>
                  <w:p w14:paraId="2EDA47AC" w14:textId="77777777" w:rsidR="00296B43" w:rsidRDefault="00296B43">
                    <w:pPr>
                      <w:pStyle w:val="Bibliography"/>
                      <w:rPr>
                        <w:noProof/>
                      </w:rPr>
                    </w:pPr>
                    <w:r>
                      <w:rPr>
                        <w:noProof/>
                      </w:rPr>
                      <w:t>"ArcGIS for Desktop," [Online]. Available: https://desktop.arcgis.com/en/arcmap/10.3/manage-data/raster-and-images/bil-bip-and-bsq-raster-files.htm.</w:t>
                    </w:r>
                  </w:p>
                </w:tc>
              </w:tr>
              <w:tr w:rsidR="00296B43" w14:paraId="08944546" w14:textId="77777777">
                <w:trPr>
                  <w:divId w:val="130245953"/>
                  <w:tblCellSpacing w:w="15" w:type="dxa"/>
                </w:trPr>
                <w:tc>
                  <w:tcPr>
                    <w:tcW w:w="50" w:type="pct"/>
                    <w:hideMark/>
                  </w:tcPr>
                  <w:p w14:paraId="19A323E0" w14:textId="77777777" w:rsidR="00296B43" w:rsidRDefault="00296B43">
                    <w:pPr>
                      <w:pStyle w:val="Bibliography"/>
                      <w:rPr>
                        <w:noProof/>
                      </w:rPr>
                    </w:pPr>
                    <w:r>
                      <w:rPr>
                        <w:noProof/>
                      </w:rPr>
                      <w:t xml:space="preserve">[12] </w:t>
                    </w:r>
                  </w:p>
                </w:tc>
                <w:tc>
                  <w:tcPr>
                    <w:tcW w:w="0" w:type="auto"/>
                    <w:hideMark/>
                  </w:tcPr>
                  <w:p w14:paraId="22A3FFAD" w14:textId="77777777" w:rsidR="00296B43" w:rsidRDefault="00296B43">
                    <w:pPr>
                      <w:pStyle w:val="Bibliography"/>
                      <w:rPr>
                        <w:noProof/>
                      </w:rPr>
                    </w:pPr>
                    <w:r>
                      <w:rPr>
                        <w:noProof/>
                      </w:rPr>
                      <w:t>IEEE, "GRSS/SC/Hyperspectral Working Group," May 2021. [Online]. Available: https://sagroups.ieee.org/sagroups-hyperspectral/.</w:t>
                    </w:r>
                  </w:p>
                </w:tc>
              </w:tr>
              <w:tr w:rsidR="00296B43" w14:paraId="0CD4897F" w14:textId="77777777">
                <w:trPr>
                  <w:divId w:val="130245953"/>
                  <w:tblCellSpacing w:w="15" w:type="dxa"/>
                </w:trPr>
                <w:tc>
                  <w:tcPr>
                    <w:tcW w:w="50" w:type="pct"/>
                    <w:hideMark/>
                  </w:tcPr>
                  <w:p w14:paraId="3B325576" w14:textId="77777777" w:rsidR="00296B43" w:rsidRDefault="00296B43">
                    <w:pPr>
                      <w:pStyle w:val="Bibliography"/>
                      <w:rPr>
                        <w:noProof/>
                      </w:rPr>
                    </w:pPr>
                    <w:r>
                      <w:rPr>
                        <w:noProof/>
                      </w:rPr>
                      <w:t xml:space="preserve">[13] </w:t>
                    </w:r>
                  </w:p>
                </w:tc>
                <w:tc>
                  <w:tcPr>
                    <w:tcW w:w="0" w:type="auto"/>
                    <w:hideMark/>
                  </w:tcPr>
                  <w:p w14:paraId="15057134" w14:textId="77777777" w:rsidR="00296B43" w:rsidRDefault="00296B43">
                    <w:pPr>
                      <w:pStyle w:val="Bibliography"/>
                      <w:rPr>
                        <w:noProof/>
                      </w:rPr>
                    </w:pPr>
                    <w:r>
                      <w:rPr>
                        <w:noProof/>
                      </w:rPr>
                      <w:t>Resonon, "Hyperspectral Software," 2021. [Online]. Available: https://resonon.com/software.</w:t>
                    </w:r>
                  </w:p>
                </w:tc>
              </w:tr>
              <w:tr w:rsidR="00296B43" w14:paraId="173B8F5F" w14:textId="77777777">
                <w:trPr>
                  <w:divId w:val="130245953"/>
                  <w:tblCellSpacing w:w="15" w:type="dxa"/>
                </w:trPr>
                <w:tc>
                  <w:tcPr>
                    <w:tcW w:w="50" w:type="pct"/>
                    <w:hideMark/>
                  </w:tcPr>
                  <w:p w14:paraId="50AB8A0D" w14:textId="77777777" w:rsidR="00296B43" w:rsidRDefault="00296B43">
                    <w:pPr>
                      <w:pStyle w:val="Bibliography"/>
                      <w:rPr>
                        <w:noProof/>
                      </w:rPr>
                    </w:pPr>
                    <w:r>
                      <w:rPr>
                        <w:noProof/>
                      </w:rPr>
                      <w:t xml:space="preserve">[14] </w:t>
                    </w:r>
                  </w:p>
                </w:tc>
                <w:tc>
                  <w:tcPr>
                    <w:tcW w:w="0" w:type="auto"/>
                    <w:hideMark/>
                  </w:tcPr>
                  <w:p w14:paraId="5FDC0869" w14:textId="77777777" w:rsidR="00296B43" w:rsidRDefault="00296B43">
                    <w:pPr>
                      <w:pStyle w:val="Bibliography"/>
                      <w:rPr>
                        <w:noProof/>
                      </w:rPr>
                    </w:pPr>
                    <w:r>
                      <w:rPr>
                        <w:noProof/>
                      </w:rPr>
                      <w:t>"Prediktera - Hyperspectral Imaging Software," 2021. [Online]. Available: https://prediktera.com/.</w:t>
                    </w:r>
                  </w:p>
                </w:tc>
              </w:tr>
              <w:tr w:rsidR="00296B43" w14:paraId="68A04090" w14:textId="77777777">
                <w:trPr>
                  <w:divId w:val="130245953"/>
                  <w:tblCellSpacing w:w="15" w:type="dxa"/>
                </w:trPr>
                <w:tc>
                  <w:tcPr>
                    <w:tcW w:w="50" w:type="pct"/>
                    <w:hideMark/>
                  </w:tcPr>
                  <w:p w14:paraId="62F7E037" w14:textId="77777777" w:rsidR="00296B43" w:rsidRDefault="00296B43">
                    <w:pPr>
                      <w:pStyle w:val="Bibliography"/>
                      <w:rPr>
                        <w:noProof/>
                      </w:rPr>
                    </w:pPr>
                    <w:r>
                      <w:rPr>
                        <w:noProof/>
                      </w:rPr>
                      <w:t xml:space="preserve">[15] </w:t>
                    </w:r>
                  </w:p>
                </w:tc>
                <w:tc>
                  <w:tcPr>
                    <w:tcW w:w="0" w:type="auto"/>
                    <w:hideMark/>
                  </w:tcPr>
                  <w:p w14:paraId="5A617A5E" w14:textId="77777777" w:rsidR="00296B43" w:rsidRDefault="00296B43">
                    <w:pPr>
                      <w:pStyle w:val="Bibliography"/>
                      <w:rPr>
                        <w:noProof/>
                      </w:rPr>
                    </w:pPr>
                    <w:r>
                      <w:rPr>
                        <w:noProof/>
                      </w:rPr>
                      <w:t>L3 Harris Geospatial, "ENVI - The Leading GeoSpatial Image Analysis Software," [Online]. Available: https://www.l3harrisgeospatial.com/Software-Technology/ENVI.</w:t>
                    </w:r>
                  </w:p>
                </w:tc>
              </w:tr>
              <w:tr w:rsidR="00296B43" w14:paraId="15B939B1" w14:textId="77777777">
                <w:trPr>
                  <w:divId w:val="130245953"/>
                  <w:tblCellSpacing w:w="15" w:type="dxa"/>
                </w:trPr>
                <w:tc>
                  <w:tcPr>
                    <w:tcW w:w="50" w:type="pct"/>
                    <w:hideMark/>
                  </w:tcPr>
                  <w:p w14:paraId="66D9BB0A" w14:textId="77777777" w:rsidR="00296B43" w:rsidRDefault="00296B43">
                    <w:pPr>
                      <w:pStyle w:val="Bibliography"/>
                      <w:rPr>
                        <w:noProof/>
                      </w:rPr>
                    </w:pPr>
                    <w:r>
                      <w:rPr>
                        <w:noProof/>
                      </w:rPr>
                      <w:t xml:space="preserve">[16] </w:t>
                    </w:r>
                  </w:p>
                </w:tc>
                <w:tc>
                  <w:tcPr>
                    <w:tcW w:w="0" w:type="auto"/>
                    <w:hideMark/>
                  </w:tcPr>
                  <w:p w14:paraId="49E94998" w14:textId="77777777" w:rsidR="00296B43" w:rsidRDefault="00296B43">
                    <w:pPr>
                      <w:pStyle w:val="Bibliography"/>
                      <w:rPr>
                        <w:noProof/>
                      </w:rPr>
                    </w:pPr>
                    <w:r>
                      <w:rPr>
                        <w:noProof/>
                      </w:rPr>
                      <w:t>QGIS, "Welcome to the QGIS Project!," 2021. [Online]. Available: https://www.qgis.org/en/site/.</w:t>
                    </w:r>
                  </w:p>
                </w:tc>
              </w:tr>
              <w:tr w:rsidR="00296B43" w14:paraId="5AFDC717" w14:textId="77777777">
                <w:trPr>
                  <w:divId w:val="130245953"/>
                  <w:tblCellSpacing w:w="15" w:type="dxa"/>
                </w:trPr>
                <w:tc>
                  <w:tcPr>
                    <w:tcW w:w="50" w:type="pct"/>
                    <w:hideMark/>
                  </w:tcPr>
                  <w:p w14:paraId="7DE6FD3C" w14:textId="77777777" w:rsidR="00296B43" w:rsidRDefault="00296B43">
                    <w:pPr>
                      <w:pStyle w:val="Bibliography"/>
                      <w:rPr>
                        <w:noProof/>
                      </w:rPr>
                    </w:pPr>
                    <w:r>
                      <w:rPr>
                        <w:noProof/>
                      </w:rPr>
                      <w:lastRenderedPageBreak/>
                      <w:t xml:space="preserve">[17] </w:t>
                    </w:r>
                  </w:p>
                </w:tc>
                <w:tc>
                  <w:tcPr>
                    <w:tcW w:w="0" w:type="auto"/>
                    <w:hideMark/>
                  </w:tcPr>
                  <w:p w14:paraId="218DE102" w14:textId="77777777" w:rsidR="00296B43" w:rsidRDefault="00296B43">
                    <w:pPr>
                      <w:pStyle w:val="Bibliography"/>
                      <w:rPr>
                        <w:noProof/>
                      </w:rPr>
                    </w:pPr>
                    <w:r>
                      <w:rPr>
                        <w:noProof/>
                      </w:rPr>
                      <w:t>"GDAL," 2021. [Online]. Available: https://gdal.org/.</w:t>
                    </w:r>
                  </w:p>
                </w:tc>
              </w:tr>
              <w:tr w:rsidR="00296B43" w14:paraId="6E27E861" w14:textId="77777777">
                <w:trPr>
                  <w:divId w:val="130245953"/>
                  <w:tblCellSpacing w:w="15" w:type="dxa"/>
                </w:trPr>
                <w:tc>
                  <w:tcPr>
                    <w:tcW w:w="50" w:type="pct"/>
                    <w:hideMark/>
                  </w:tcPr>
                  <w:p w14:paraId="54CBB47E" w14:textId="77777777" w:rsidR="00296B43" w:rsidRDefault="00296B43">
                    <w:pPr>
                      <w:pStyle w:val="Bibliography"/>
                      <w:rPr>
                        <w:noProof/>
                      </w:rPr>
                    </w:pPr>
                    <w:r>
                      <w:rPr>
                        <w:noProof/>
                      </w:rPr>
                      <w:t xml:space="preserve">[18] </w:t>
                    </w:r>
                  </w:p>
                </w:tc>
                <w:tc>
                  <w:tcPr>
                    <w:tcW w:w="0" w:type="auto"/>
                    <w:hideMark/>
                  </w:tcPr>
                  <w:p w14:paraId="25D81845" w14:textId="77777777" w:rsidR="00296B43" w:rsidRDefault="00296B43">
                    <w:pPr>
                      <w:pStyle w:val="Bibliography"/>
                      <w:rPr>
                        <w:noProof/>
                      </w:rPr>
                    </w:pPr>
                    <w:r>
                      <w:rPr>
                        <w:noProof/>
                      </w:rPr>
                      <w:t>Purdue, "MultiSpec," 2021. [Online]. Available: https://engineering.purdue.edu/~biehl/MultiSpec/.</w:t>
                    </w:r>
                  </w:p>
                </w:tc>
              </w:tr>
              <w:tr w:rsidR="00296B43" w14:paraId="6B0EB695" w14:textId="77777777">
                <w:trPr>
                  <w:divId w:val="130245953"/>
                  <w:tblCellSpacing w:w="15" w:type="dxa"/>
                </w:trPr>
                <w:tc>
                  <w:tcPr>
                    <w:tcW w:w="50" w:type="pct"/>
                    <w:hideMark/>
                  </w:tcPr>
                  <w:p w14:paraId="0C0ABEDD" w14:textId="77777777" w:rsidR="00296B43" w:rsidRDefault="00296B43">
                    <w:pPr>
                      <w:pStyle w:val="Bibliography"/>
                      <w:rPr>
                        <w:noProof/>
                      </w:rPr>
                    </w:pPr>
                    <w:r>
                      <w:rPr>
                        <w:noProof/>
                      </w:rPr>
                      <w:t xml:space="preserve">[19] </w:t>
                    </w:r>
                  </w:p>
                </w:tc>
                <w:tc>
                  <w:tcPr>
                    <w:tcW w:w="0" w:type="auto"/>
                    <w:hideMark/>
                  </w:tcPr>
                  <w:p w14:paraId="1348CDE0" w14:textId="77777777" w:rsidR="00296B43" w:rsidRDefault="00296B43">
                    <w:pPr>
                      <w:pStyle w:val="Bibliography"/>
                      <w:rPr>
                        <w:noProof/>
                      </w:rPr>
                    </w:pPr>
                    <w:r>
                      <w:rPr>
                        <w:noProof/>
                      </w:rPr>
                      <w:t>J. J. &amp;. E. Angelopoulou, 2021. [Online]. Available: http://gerbilvis.org/.</w:t>
                    </w:r>
                  </w:p>
                </w:tc>
              </w:tr>
              <w:tr w:rsidR="00296B43" w14:paraId="648FBD0F" w14:textId="77777777">
                <w:trPr>
                  <w:divId w:val="130245953"/>
                  <w:tblCellSpacing w:w="15" w:type="dxa"/>
                </w:trPr>
                <w:tc>
                  <w:tcPr>
                    <w:tcW w:w="50" w:type="pct"/>
                    <w:hideMark/>
                  </w:tcPr>
                  <w:p w14:paraId="2E7F526A" w14:textId="77777777" w:rsidR="00296B43" w:rsidRDefault="00296B43">
                    <w:pPr>
                      <w:pStyle w:val="Bibliography"/>
                      <w:rPr>
                        <w:noProof/>
                      </w:rPr>
                    </w:pPr>
                    <w:r>
                      <w:rPr>
                        <w:noProof/>
                      </w:rPr>
                      <w:t xml:space="preserve">[20] </w:t>
                    </w:r>
                  </w:p>
                </w:tc>
                <w:tc>
                  <w:tcPr>
                    <w:tcW w:w="0" w:type="auto"/>
                    <w:hideMark/>
                  </w:tcPr>
                  <w:p w14:paraId="65896FB7" w14:textId="77777777" w:rsidR="00296B43" w:rsidRDefault="00296B43">
                    <w:pPr>
                      <w:pStyle w:val="Bibliography"/>
                      <w:rPr>
                        <w:noProof/>
                      </w:rPr>
                    </w:pPr>
                    <w:r>
                      <w:rPr>
                        <w:noProof/>
                      </w:rPr>
                      <w:t>NASA.gov, "Landsat Science," [Online]. Available: https://landsat.gsfc.nasa.gov/landsat-9/landsat-9-overview. [Accessed 29 November 2021].</w:t>
                    </w:r>
                  </w:p>
                </w:tc>
              </w:tr>
              <w:tr w:rsidR="00296B43" w14:paraId="588ABB12" w14:textId="77777777">
                <w:trPr>
                  <w:divId w:val="130245953"/>
                  <w:tblCellSpacing w:w="15" w:type="dxa"/>
                </w:trPr>
                <w:tc>
                  <w:tcPr>
                    <w:tcW w:w="50" w:type="pct"/>
                    <w:hideMark/>
                  </w:tcPr>
                  <w:p w14:paraId="7954D2C5" w14:textId="77777777" w:rsidR="00296B43" w:rsidRDefault="00296B43">
                    <w:pPr>
                      <w:pStyle w:val="Bibliography"/>
                      <w:rPr>
                        <w:noProof/>
                      </w:rPr>
                    </w:pPr>
                    <w:r>
                      <w:rPr>
                        <w:noProof/>
                      </w:rPr>
                      <w:t xml:space="preserve">[21] </w:t>
                    </w:r>
                  </w:p>
                </w:tc>
                <w:tc>
                  <w:tcPr>
                    <w:tcW w:w="0" w:type="auto"/>
                    <w:hideMark/>
                  </w:tcPr>
                  <w:p w14:paraId="4626C61A" w14:textId="77777777" w:rsidR="00296B43" w:rsidRDefault="00296B43">
                    <w:pPr>
                      <w:pStyle w:val="Bibliography"/>
                      <w:rPr>
                        <w:noProof/>
                      </w:rPr>
                    </w:pPr>
                    <w:r>
                      <w:rPr>
                        <w:noProof/>
                      </w:rPr>
                      <w:t>E. O. C. o. DLR, "EnMAP," [Online]. Available: https://www.enmap.org/. [Accessed 29 11 2021].</w:t>
                    </w:r>
                  </w:p>
                </w:tc>
              </w:tr>
              <w:tr w:rsidR="00296B43" w14:paraId="06484B57" w14:textId="77777777">
                <w:trPr>
                  <w:divId w:val="130245953"/>
                  <w:tblCellSpacing w:w="15" w:type="dxa"/>
                </w:trPr>
                <w:tc>
                  <w:tcPr>
                    <w:tcW w:w="50" w:type="pct"/>
                    <w:hideMark/>
                  </w:tcPr>
                  <w:p w14:paraId="5D378365" w14:textId="77777777" w:rsidR="00296B43" w:rsidRDefault="00296B43">
                    <w:pPr>
                      <w:pStyle w:val="Bibliography"/>
                      <w:rPr>
                        <w:noProof/>
                      </w:rPr>
                    </w:pPr>
                    <w:r>
                      <w:rPr>
                        <w:noProof/>
                      </w:rPr>
                      <w:t xml:space="preserve">[22] </w:t>
                    </w:r>
                  </w:p>
                </w:tc>
                <w:tc>
                  <w:tcPr>
                    <w:tcW w:w="0" w:type="auto"/>
                    <w:hideMark/>
                  </w:tcPr>
                  <w:p w14:paraId="35B89C13" w14:textId="77777777" w:rsidR="00296B43" w:rsidRDefault="00296B43">
                    <w:pPr>
                      <w:pStyle w:val="Bibliography"/>
                      <w:rPr>
                        <w:noProof/>
                      </w:rPr>
                    </w:pPr>
                    <w:r>
                      <w:rPr>
                        <w:noProof/>
                      </w:rPr>
                      <w:t>"ASI | Agenzia Spaziale Italiana," [Online]. Available: https://www.asi.it/en/earth-science/prisma/. [Accessed 29 November 2021].</w:t>
                    </w:r>
                  </w:p>
                </w:tc>
              </w:tr>
              <w:tr w:rsidR="00296B43" w14:paraId="280060CC" w14:textId="77777777">
                <w:trPr>
                  <w:divId w:val="130245953"/>
                  <w:tblCellSpacing w:w="15" w:type="dxa"/>
                </w:trPr>
                <w:tc>
                  <w:tcPr>
                    <w:tcW w:w="50" w:type="pct"/>
                    <w:hideMark/>
                  </w:tcPr>
                  <w:p w14:paraId="1E7EF231" w14:textId="77777777" w:rsidR="00296B43" w:rsidRDefault="00296B43">
                    <w:pPr>
                      <w:pStyle w:val="Bibliography"/>
                      <w:rPr>
                        <w:noProof/>
                      </w:rPr>
                    </w:pPr>
                    <w:r>
                      <w:rPr>
                        <w:noProof/>
                      </w:rPr>
                      <w:t xml:space="preserve">[23] </w:t>
                    </w:r>
                  </w:p>
                </w:tc>
                <w:tc>
                  <w:tcPr>
                    <w:tcW w:w="0" w:type="auto"/>
                    <w:hideMark/>
                  </w:tcPr>
                  <w:p w14:paraId="071E1460" w14:textId="77777777" w:rsidR="00296B43" w:rsidRDefault="00296B43">
                    <w:pPr>
                      <w:pStyle w:val="Bibliography"/>
                      <w:rPr>
                        <w:noProof/>
                      </w:rPr>
                    </w:pPr>
                    <w:r>
                      <w:rPr>
                        <w:noProof/>
                      </w:rPr>
                      <w:t>Geoinformers, "All about HySIS of ISRO," [Online]. Available: https://www.geoinformers.com/post/2018-12-02-all-about-hysis-hyperspectral-imaging-satellite-of-isro. [Accessed 29 November 2021].</w:t>
                    </w:r>
                  </w:p>
                </w:tc>
              </w:tr>
              <w:tr w:rsidR="00296B43" w14:paraId="309640CC" w14:textId="77777777">
                <w:trPr>
                  <w:divId w:val="130245953"/>
                  <w:tblCellSpacing w:w="15" w:type="dxa"/>
                </w:trPr>
                <w:tc>
                  <w:tcPr>
                    <w:tcW w:w="50" w:type="pct"/>
                    <w:hideMark/>
                  </w:tcPr>
                  <w:p w14:paraId="318E353F" w14:textId="77777777" w:rsidR="00296B43" w:rsidRDefault="00296B43">
                    <w:pPr>
                      <w:pStyle w:val="Bibliography"/>
                      <w:rPr>
                        <w:noProof/>
                      </w:rPr>
                    </w:pPr>
                    <w:r>
                      <w:rPr>
                        <w:noProof/>
                      </w:rPr>
                      <w:t xml:space="preserve">[24] </w:t>
                    </w:r>
                  </w:p>
                </w:tc>
                <w:tc>
                  <w:tcPr>
                    <w:tcW w:w="0" w:type="auto"/>
                    <w:hideMark/>
                  </w:tcPr>
                  <w:p w14:paraId="379D8223" w14:textId="77777777" w:rsidR="00296B43" w:rsidRDefault="00296B43">
                    <w:pPr>
                      <w:pStyle w:val="Bibliography"/>
                      <w:rPr>
                        <w:noProof/>
                      </w:rPr>
                    </w:pPr>
                    <w:r>
                      <w:rPr>
                        <w:noProof/>
                      </w:rPr>
                      <w:t xml:space="preserve">D. Li, M. Wang and J. Jiang, "China’s high-resolution optical remote sensing satellites and their mapping applications," </w:t>
                    </w:r>
                    <w:r>
                      <w:rPr>
                        <w:i/>
                        <w:iCs/>
                        <w:noProof/>
                      </w:rPr>
                      <w:t xml:space="preserve">Geo-spatial Information Science, </w:t>
                    </w:r>
                    <w:r>
                      <w:rPr>
                        <w:noProof/>
                      </w:rPr>
                      <w:t xml:space="preserve">vol. 24, no. 1, pp. 85-94, 2021. </w:t>
                    </w:r>
                  </w:p>
                </w:tc>
              </w:tr>
              <w:tr w:rsidR="00296B43" w14:paraId="5EFF8851" w14:textId="77777777">
                <w:trPr>
                  <w:divId w:val="130245953"/>
                  <w:tblCellSpacing w:w="15" w:type="dxa"/>
                </w:trPr>
                <w:tc>
                  <w:tcPr>
                    <w:tcW w:w="50" w:type="pct"/>
                    <w:hideMark/>
                  </w:tcPr>
                  <w:p w14:paraId="0F40A1E9" w14:textId="77777777" w:rsidR="00296B43" w:rsidRDefault="00296B43">
                    <w:pPr>
                      <w:pStyle w:val="Bibliography"/>
                      <w:rPr>
                        <w:noProof/>
                      </w:rPr>
                    </w:pPr>
                    <w:r>
                      <w:rPr>
                        <w:noProof/>
                      </w:rPr>
                      <w:lastRenderedPageBreak/>
                      <w:t xml:space="preserve">[25] </w:t>
                    </w:r>
                  </w:p>
                </w:tc>
                <w:tc>
                  <w:tcPr>
                    <w:tcW w:w="0" w:type="auto"/>
                    <w:hideMark/>
                  </w:tcPr>
                  <w:p w14:paraId="3D902C48" w14:textId="77777777" w:rsidR="00296B43" w:rsidRDefault="00296B43">
                    <w:pPr>
                      <w:pStyle w:val="Bibliography"/>
                      <w:rPr>
                        <w:noProof/>
                      </w:rPr>
                    </w:pPr>
                    <w:r>
                      <w:rPr>
                        <w:noProof/>
                      </w:rPr>
                      <w:t>A. Jones, "Space.com," 10 September 2021. [Online]. Available: https://www.space.com/china-long-march-4c-launches-gaofen-5-02.</w:t>
                    </w:r>
                  </w:p>
                </w:tc>
              </w:tr>
              <w:tr w:rsidR="00296B43" w14:paraId="27249382" w14:textId="77777777">
                <w:trPr>
                  <w:divId w:val="130245953"/>
                  <w:tblCellSpacing w:w="15" w:type="dxa"/>
                </w:trPr>
                <w:tc>
                  <w:tcPr>
                    <w:tcW w:w="50" w:type="pct"/>
                    <w:hideMark/>
                  </w:tcPr>
                  <w:p w14:paraId="0C1D742E" w14:textId="77777777" w:rsidR="00296B43" w:rsidRDefault="00296B43">
                    <w:pPr>
                      <w:pStyle w:val="Bibliography"/>
                      <w:rPr>
                        <w:noProof/>
                      </w:rPr>
                    </w:pPr>
                    <w:r>
                      <w:rPr>
                        <w:noProof/>
                      </w:rPr>
                      <w:t xml:space="preserve">[26] </w:t>
                    </w:r>
                  </w:p>
                </w:tc>
                <w:tc>
                  <w:tcPr>
                    <w:tcW w:w="0" w:type="auto"/>
                    <w:hideMark/>
                  </w:tcPr>
                  <w:p w14:paraId="60FEB9A3" w14:textId="77777777" w:rsidR="00296B43" w:rsidRDefault="00296B43">
                    <w:pPr>
                      <w:pStyle w:val="Bibliography"/>
                      <w:rPr>
                        <w:noProof/>
                      </w:rPr>
                    </w:pPr>
                    <w:r>
                      <w:rPr>
                        <w:noProof/>
                      </w:rPr>
                      <w:t xml:space="preserve">S. Chen, "The hidden man fuelling China’s military ambitions: Xiang Libin honoured for work on ‘super camera’ to aid spy satellites," </w:t>
                    </w:r>
                    <w:r>
                      <w:rPr>
                        <w:i/>
                        <w:iCs/>
                        <w:noProof/>
                      </w:rPr>
                      <w:t xml:space="preserve">South China Morning Post, </w:t>
                    </w:r>
                    <w:r>
                      <w:rPr>
                        <w:noProof/>
                      </w:rPr>
                      <w:t xml:space="preserve">12 January 2016. </w:t>
                    </w:r>
                  </w:p>
                </w:tc>
              </w:tr>
              <w:tr w:rsidR="00296B43" w14:paraId="0AA6A758" w14:textId="77777777">
                <w:trPr>
                  <w:divId w:val="130245953"/>
                  <w:tblCellSpacing w:w="15" w:type="dxa"/>
                </w:trPr>
                <w:tc>
                  <w:tcPr>
                    <w:tcW w:w="50" w:type="pct"/>
                    <w:hideMark/>
                  </w:tcPr>
                  <w:p w14:paraId="413BAE47" w14:textId="77777777" w:rsidR="00296B43" w:rsidRDefault="00296B43">
                    <w:pPr>
                      <w:pStyle w:val="Bibliography"/>
                      <w:rPr>
                        <w:noProof/>
                      </w:rPr>
                    </w:pPr>
                    <w:r>
                      <w:rPr>
                        <w:noProof/>
                      </w:rPr>
                      <w:t xml:space="preserve">[27] </w:t>
                    </w:r>
                  </w:p>
                </w:tc>
                <w:tc>
                  <w:tcPr>
                    <w:tcW w:w="0" w:type="auto"/>
                    <w:hideMark/>
                  </w:tcPr>
                  <w:p w14:paraId="2999C1A5" w14:textId="77777777" w:rsidR="00296B43" w:rsidRDefault="00296B43">
                    <w:pPr>
                      <w:pStyle w:val="Bibliography"/>
                      <w:rPr>
                        <w:noProof/>
                      </w:rPr>
                    </w:pPr>
                    <w:r>
                      <w:rPr>
                        <w:noProof/>
                      </w:rPr>
                      <w:t xml:space="preserve">J. Lin and P. Singer, "China To Launch Powerful Civilian Hyperspectral Satellite," </w:t>
                    </w:r>
                    <w:r>
                      <w:rPr>
                        <w:i/>
                        <w:iCs/>
                        <w:noProof/>
                      </w:rPr>
                      <w:t xml:space="preserve">Popular Science, </w:t>
                    </w:r>
                    <w:r>
                      <w:rPr>
                        <w:noProof/>
                      </w:rPr>
                      <w:t xml:space="preserve">25 January 2016. </w:t>
                    </w:r>
                  </w:p>
                </w:tc>
              </w:tr>
              <w:tr w:rsidR="00296B43" w14:paraId="3AD375F5" w14:textId="77777777">
                <w:trPr>
                  <w:divId w:val="130245953"/>
                  <w:tblCellSpacing w:w="15" w:type="dxa"/>
                </w:trPr>
                <w:tc>
                  <w:tcPr>
                    <w:tcW w:w="50" w:type="pct"/>
                    <w:hideMark/>
                  </w:tcPr>
                  <w:p w14:paraId="366E8AA0" w14:textId="77777777" w:rsidR="00296B43" w:rsidRDefault="00296B43">
                    <w:pPr>
                      <w:pStyle w:val="Bibliography"/>
                      <w:rPr>
                        <w:noProof/>
                      </w:rPr>
                    </w:pPr>
                    <w:r>
                      <w:rPr>
                        <w:noProof/>
                      </w:rPr>
                      <w:t xml:space="preserve">[28] </w:t>
                    </w:r>
                  </w:p>
                </w:tc>
                <w:tc>
                  <w:tcPr>
                    <w:tcW w:w="0" w:type="auto"/>
                    <w:hideMark/>
                  </w:tcPr>
                  <w:p w14:paraId="49C8E3AE" w14:textId="77777777" w:rsidR="00296B43" w:rsidRDefault="00296B43">
                    <w:pPr>
                      <w:pStyle w:val="Bibliography"/>
                      <w:rPr>
                        <w:noProof/>
                      </w:rPr>
                    </w:pPr>
                    <w:r>
                      <w:rPr>
                        <w:noProof/>
                      </w:rPr>
                      <w:t>USGS.gov, "NDVI, the Foundation for Remote Sensing Phenology," [Online]. Available: https://www.usgs.gov/core-science-systems/eros/phenology/science/ndvi-foundation-remote-sensing-phenology?qt-science_center_objects=0#qt-science_center_objects.</w:t>
                    </w:r>
                  </w:p>
                </w:tc>
              </w:tr>
              <w:tr w:rsidR="00296B43" w14:paraId="496E3851" w14:textId="77777777">
                <w:trPr>
                  <w:divId w:val="130245953"/>
                  <w:tblCellSpacing w:w="15" w:type="dxa"/>
                </w:trPr>
                <w:tc>
                  <w:tcPr>
                    <w:tcW w:w="50" w:type="pct"/>
                    <w:hideMark/>
                  </w:tcPr>
                  <w:p w14:paraId="5D61197C" w14:textId="77777777" w:rsidR="00296B43" w:rsidRDefault="00296B43">
                    <w:pPr>
                      <w:pStyle w:val="Bibliography"/>
                      <w:rPr>
                        <w:noProof/>
                      </w:rPr>
                    </w:pPr>
                    <w:r>
                      <w:rPr>
                        <w:noProof/>
                      </w:rPr>
                      <w:t xml:space="preserve">[29] </w:t>
                    </w:r>
                  </w:p>
                </w:tc>
                <w:tc>
                  <w:tcPr>
                    <w:tcW w:w="0" w:type="auto"/>
                    <w:hideMark/>
                  </w:tcPr>
                  <w:p w14:paraId="711B8FF2" w14:textId="77777777" w:rsidR="00296B43" w:rsidRDefault="00296B43">
                    <w:pPr>
                      <w:pStyle w:val="Bibliography"/>
                      <w:rPr>
                        <w:noProof/>
                      </w:rPr>
                    </w:pPr>
                    <w:r>
                      <w:rPr>
                        <w:noProof/>
                      </w:rPr>
                      <w:t>The Qt Company, "Signals &amp; Slots," [Online]. Available: https://doc.qt.io/qt-5/signalsandslots.html. [Accessed 1 December 2021].</w:t>
                    </w:r>
                  </w:p>
                </w:tc>
              </w:tr>
              <w:tr w:rsidR="00296B43" w14:paraId="59292C52" w14:textId="77777777">
                <w:trPr>
                  <w:divId w:val="130245953"/>
                  <w:tblCellSpacing w:w="15" w:type="dxa"/>
                </w:trPr>
                <w:tc>
                  <w:tcPr>
                    <w:tcW w:w="50" w:type="pct"/>
                    <w:hideMark/>
                  </w:tcPr>
                  <w:p w14:paraId="24734994" w14:textId="77777777" w:rsidR="00296B43" w:rsidRDefault="00296B43">
                    <w:pPr>
                      <w:pStyle w:val="Bibliography"/>
                      <w:rPr>
                        <w:noProof/>
                      </w:rPr>
                    </w:pPr>
                    <w:r>
                      <w:rPr>
                        <w:noProof/>
                      </w:rPr>
                      <w:t xml:space="preserve">[30] </w:t>
                    </w:r>
                  </w:p>
                </w:tc>
                <w:tc>
                  <w:tcPr>
                    <w:tcW w:w="0" w:type="auto"/>
                    <w:hideMark/>
                  </w:tcPr>
                  <w:p w14:paraId="75DA778C" w14:textId="77777777" w:rsidR="00296B43" w:rsidRDefault="00296B43">
                    <w:pPr>
                      <w:pStyle w:val="Bibliography"/>
                      <w:rPr>
                        <w:noProof/>
                      </w:rPr>
                    </w:pPr>
                    <w:r>
                      <w:rPr>
                        <w:noProof/>
                      </w:rPr>
                      <w:t>USGS.gov, "USGS High Resolution Spectral Library," 2021. [Online]. Available: https://www.usgs.gov/centers/gggsc/science/usgs-high-resolution-spectral-library?qt-science_center_objects=0#qt-science_center_objects.</w:t>
                    </w:r>
                  </w:p>
                </w:tc>
              </w:tr>
              <w:tr w:rsidR="00296B43" w14:paraId="56ED7971" w14:textId="77777777">
                <w:trPr>
                  <w:divId w:val="130245953"/>
                  <w:tblCellSpacing w:w="15" w:type="dxa"/>
                </w:trPr>
                <w:tc>
                  <w:tcPr>
                    <w:tcW w:w="50" w:type="pct"/>
                    <w:hideMark/>
                  </w:tcPr>
                  <w:p w14:paraId="1B962660" w14:textId="77777777" w:rsidR="00296B43" w:rsidRDefault="00296B43">
                    <w:pPr>
                      <w:pStyle w:val="Bibliography"/>
                      <w:rPr>
                        <w:noProof/>
                      </w:rPr>
                    </w:pPr>
                    <w:r>
                      <w:rPr>
                        <w:noProof/>
                      </w:rPr>
                      <w:lastRenderedPageBreak/>
                      <w:t xml:space="preserve">[31] </w:t>
                    </w:r>
                  </w:p>
                </w:tc>
                <w:tc>
                  <w:tcPr>
                    <w:tcW w:w="0" w:type="auto"/>
                    <w:hideMark/>
                  </w:tcPr>
                  <w:p w14:paraId="6A4AE985" w14:textId="77777777" w:rsidR="00296B43" w:rsidRDefault="00296B43">
                    <w:pPr>
                      <w:pStyle w:val="Bibliography"/>
                      <w:rPr>
                        <w:noProof/>
                      </w:rPr>
                    </w:pPr>
                    <w:r>
                      <w:rPr>
                        <w:noProof/>
                      </w:rPr>
                      <w:t xml:space="preserve">S. Rashmi, S. Addamani and A. Ravikiran, "Spectral Angle Mapper Algorithm for Remote Sensing Image Classification," </w:t>
                    </w:r>
                    <w:r>
                      <w:rPr>
                        <w:i/>
                        <w:iCs/>
                        <w:noProof/>
                      </w:rPr>
                      <w:t xml:space="preserve">IJISET - International Journal of Innovative Science, Engineering &amp; Technology, </w:t>
                    </w:r>
                    <w:r>
                      <w:rPr>
                        <w:noProof/>
                      </w:rPr>
                      <w:t xml:space="preserve">vol. 1, no. 4, pp. 201-205, 2014. </w:t>
                    </w:r>
                  </w:p>
                </w:tc>
              </w:tr>
            </w:tbl>
            <w:p w14:paraId="6F58D3FE" w14:textId="77777777" w:rsidR="00296B43" w:rsidRDefault="00296B43">
              <w:pPr>
                <w:divId w:val="130245953"/>
                <w:rPr>
                  <w:rFonts w:eastAsia="Times New Roman"/>
                  <w:noProof/>
                </w:rPr>
              </w:pPr>
            </w:p>
            <w:p w14:paraId="18FA52F3" w14:textId="29038AC9" w:rsidR="00EB78CD" w:rsidRDefault="00EB78CD">
              <w:r w:rsidRPr="002E107B">
                <w:rPr>
                  <w:b/>
                  <w:bCs/>
                  <w:noProof/>
                  <w:sz w:val="22"/>
                  <w:szCs w:val="22"/>
                </w:rPr>
                <w:fldChar w:fldCharType="end"/>
              </w:r>
            </w:p>
          </w:sdtContent>
        </w:sdt>
      </w:sdtContent>
    </w:sdt>
    <w:p w14:paraId="64CC0736" w14:textId="77777777" w:rsidR="006A626C" w:rsidRDefault="006A626C">
      <w:pPr>
        <w:rPr>
          <w:rFonts w:ascii="Cambria" w:eastAsia="Cambria" w:hAnsi="Cambria" w:cs="Cambria"/>
          <w:b/>
          <w:sz w:val="32"/>
          <w:szCs w:val="32"/>
        </w:rPr>
      </w:pPr>
      <w:r>
        <w:br w:type="page"/>
      </w:r>
    </w:p>
    <w:p w14:paraId="74551C8E" w14:textId="3E83E3EE" w:rsidR="00E215E2" w:rsidRDefault="00E215E2" w:rsidP="008E4CFF">
      <w:pPr>
        <w:pStyle w:val="Heading2"/>
      </w:pPr>
      <w:bookmarkStart w:id="319" w:name="_Toc89434092"/>
      <w:r>
        <w:lastRenderedPageBreak/>
        <w:t>Appendix I – Installing HyperGix</w:t>
      </w:r>
      <w:bookmarkEnd w:id="319"/>
    </w:p>
    <w:p w14:paraId="62EA5F60" w14:textId="77777777" w:rsidR="00BB0C88" w:rsidRDefault="00BB0C88" w:rsidP="00BB0C88"/>
    <w:p w14:paraId="143EC895" w14:textId="77777777" w:rsidR="00BB0C88" w:rsidRPr="00BB0C88" w:rsidRDefault="00BB0C88" w:rsidP="00BB0C88"/>
    <w:p w14:paraId="16AB242B" w14:textId="0EE1ACA1" w:rsidR="00854892" w:rsidRDefault="00854892" w:rsidP="008E4CFF">
      <w:pPr>
        <w:pStyle w:val="Heading2"/>
      </w:pPr>
      <w:bookmarkStart w:id="320" w:name="_Toc89434093"/>
      <w:r>
        <w:t>Appendix II – Installing GDAL</w:t>
      </w:r>
      <w:bookmarkEnd w:id="320"/>
    </w:p>
    <w:p w14:paraId="02D66AD4" w14:textId="1C4D5310" w:rsidR="00F309D7" w:rsidRPr="00F309D7" w:rsidRDefault="00F309D7" w:rsidP="00F309D7">
      <w:r>
        <w:t>A helpful guide to installing GDAL on Windows 10 can be found at the following link:</w:t>
      </w:r>
    </w:p>
    <w:p w14:paraId="191770C1" w14:textId="7F1B9BF1" w:rsidR="002E107B" w:rsidRDefault="00082E98" w:rsidP="002E107B">
      <w:hyperlink r:id="rId26" w:history="1">
        <w:r w:rsidR="00F309D7" w:rsidRPr="00F709C4">
          <w:rPr>
            <w:rStyle w:val="Hyperlink"/>
          </w:rPr>
          <w:t>https://towardsdatascience.com/python-and-gdal-installation-automated-for-windows-10-f22686595447</w:t>
        </w:r>
      </w:hyperlink>
    </w:p>
    <w:p w14:paraId="73302564" w14:textId="77777777" w:rsidR="002E107B" w:rsidRPr="002E107B" w:rsidRDefault="002E107B" w:rsidP="002E107B"/>
    <w:p w14:paraId="7487269F" w14:textId="5D299A9B" w:rsidR="00854892" w:rsidRDefault="00854892" w:rsidP="008E4CFF">
      <w:pPr>
        <w:pStyle w:val="Heading2"/>
      </w:pPr>
      <w:bookmarkStart w:id="321" w:name="_Toc89434094"/>
      <w:r>
        <w:t>Appendix III –</w:t>
      </w:r>
      <w:r w:rsidR="00910845">
        <w:t xml:space="preserve"> HyperGix</w:t>
      </w:r>
      <w:r>
        <w:t xml:space="preserve"> S</w:t>
      </w:r>
      <w:r w:rsidR="00910845">
        <w:t>ource Code</w:t>
      </w:r>
      <w:bookmarkEnd w:id="321"/>
    </w:p>
    <w:p w14:paraId="0EE16FD1" w14:textId="74BEDC56" w:rsidR="003F001E" w:rsidRDefault="003F001E" w:rsidP="003F001E">
      <w:r>
        <w:t xml:space="preserve">Source code for HyperGix is available at </w:t>
      </w:r>
      <w:hyperlink r:id="rId27" w:history="1">
        <w:r w:rsidRPr="00F709C4">
          <w:rPr>
            <w:rStyle w:val="Hyperlink"/>
          </w:rPr>
          <w:t>https://github.com/johngallino/HyperGix</w:t>
        </w:r>
      </w:hyperlink>
    </w:p>
    <w:p w14:paraId="06170D73" w14:textId="77777777" w:rsidR="00A41C57" w:rsidRPr="00CE07A6" w:rsidRDefault="00A41C57" w:rsidP="00A41C57"/>
    <w:sectPr w:rsidR="00A41C57" w:rsidRPr="00CE07A6">
      <w:footerReference w:type="default" r:id="rId28"/>
      <w:footerReference w:type="first" r:id="rId29"/>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3" w:author="Stefan A Robila" w:date="2021-12-02T18:44:00Z" w:initials="SAR">
    <w:p w14:paraId="4EF99FBB" w14:textId="08B459C8" w:rsidR="00FA3D92" w:rsidRDefault="00FA3D92">
      <w:pPr>
        <w:pStyle w:val="CommentText"/>
      </w:pPr>
      <w:r>
        <w:rPr>
          <w:rStyle w:val="CommentReference"/>
        </w:rPr>
        <w:annotationRef/>
      </w:r>
      <w:r>
        <w:t>reference</w:t>
      </w:r>
    </w:p>
  </w:comment>
  <w:comment w:id="178" w:author="Stefan A Robila" w:date="2021-12-02T18:45:00Z" w:initials="SAR">
    <w:p w14:paraId="5B152B59" w14:textId="27BC239C" w:rsidR="00FA3D92" w:rsidRDefault="00FA3D92">
      <w:pPr>
        <w:pStyle w:val="CommentText"/>
      </w:pPr>
      <w:r>
        <w:rPr>
          <w:rStyle w:val="CommentReference"/>
        </w:rPr>
        <w:annotationRef/>
      </w:r>
      <w:r>
        <w:t>Are you sure this is referring to Fig 1? I see the figure caption, but you need to explain which part is covered by Hyperion and which by ALI</w:t>
      </w:r>
    </w:p>
  </w:comment>
  <w:comment w:id="203" w:author="Stefan A Robila" w:date="2021-12-02T18:55:00Z" w:initials="SAR">
    <w:p w14:paraId="5B60EB02" w14:textId="487F5661" w:rsidR="003C645F" w:rsidRDefault="003C645F">
      <w:pPr>
        <w:pStyle w:val="CommentText"/>
      </w:pPr>
      <w:r>
        <w:rPr>
          <w:rStyle w:val="CommentReference"/>
        </w:rPr>
        <w:annotationRef/>
      </w:r>
      <w:r>
        <w:t>Please start major sections on new pages.</w:t>
      </w:r>
    </w:p>
  </w:comment>
  <w:comment w:id="204" w:author="Stefan A Robila" w:date="2021-12-02T19:00:00Z" w:initials="SAR">
    <w:p w14:paraId="5D5F2B34" w14:textId="1B06E41C" w:rsidR="005B4A8E" w:rsidRDefault="005B4A8E">
      <w:pPr>
        <w:pStyle w:val="CommentText"/>
      </w:pPr>
      <w:r>
        <w:rPr>
          <w:rStyle w:val="CommentReference"/>
        </w:rPr>
        <w:annotationRef/>
      </w:r>
      <w:r>
        <w:t>Remember to add the overall system diagram</w:t>
      </w:r>
    </w:p>
  </w:comment>
  <w:comment w:id="205" w:author="Stefan A Robila" w:date="2021-12-02T18:55:00Z" w:initials="SAR">
    <w:p w14:paraId="58219BFB" w14:textId="4AE99905" w:rsidR="003C645F" w:rsidRDefault="003C645F">
      <w:pPr>
        <w:pStyle w:val="CommentText"/>
      </w:pPr>
      <w:r>
        <w:rPr>
          <w:rStyle w:val="CommentReference"/>
        </w:rPr>
        <w:annotationRef/>
      </w:r>
      <w:r>
        <w:t xml:space="preserve">Please add reference for </w:t>
      </w:r>
      <w:proofErr w:type="spellStart"/>
      <w:r>
        <w:t>PyQt</w:t>
      </w:r>
      <w:proofErr w:type="spellEnd"/>
      <w:r>
        <w:t xml:space="preserve"> GUI</w:t>
      </w:r>
    </w:p>
  </w:comment>
  <w:comment w:id="209" w:author="Stefan A Robila" w:date="2021-12-02T18:56:00Z" w:initials="SAR">
    <w:p w14:paraId="7EA03A57" w14:textId="406E675E" w:rsidR="003C645F" w:rsidRDefault="003C645F">
      <w:pPr>
        <w:pStyle w:val="CommentText"/>
      </w:pPr>
      <w:r>
        <w:rPr>
          <w:rStyle w:val="CommentReference"/>
        </w:rPr>
        <w:annotationRef/>
      </w:r>
      <w:r>
        <w:t>I have just realized that you have not yet described what NDVI is? Similarly what PCA is?</w:t>
      </w:r>
    </w:p>
  </w:comment>
  <w:comment w:id="213" w:author="John Gallino" w:date="2021-12-01T11:33:00Z" w:initials="JG">
    <w:p w14:paraId="589C18A1" w14:textId="0E7DE58F" w:rsidR="007B39BB" w:rsidRDefault="007B39BB">
      <w:pPr>
        <w:pStyle w:val="CommentText"/>
      </w:pPr>
      <w:r>
        <w:rPr>
          <w:rStyle w:val="CommentReference"/>
        </w:rPr>
        <w:annotationRef/>
      </w:r>
      <w:r w:rsidR="002E09B9">
        <w:t>Will add a couple lines for each library explaining how they contribute to HyperGix</w:t>
      </w:r>
    </w:p>
  </w:comment>
  <w:comment w:id="216" w:author="Stefan A Robila" w:date="2021-12-02T19:01:00Z" w:initials="SAR">
    <w:p w14:paraId="7269BCDE" w14:textId="2D5E3F45" w:rsidR="005B4A8E" w:rsidRDefault="005B4A8E">
      <w:pPr>
        <w:pStyle w:val="CommentText"/>
      </w:pPr>
      <w:r>
        <w:rPr>
          <w:rStyle w:val="CommentReference"/>
        </w:rPr>
        <w:annotationRef/>
      </w:r>
      <w:r>
        <w:t>Would a class diagram be feasible here?</w:t>
      </w:r>
    </w:p>
  </w:comment>
  <w:comment w:id="219" w:author="Stefan A Robila" w:date="2021-12-02T19:03:00Z" w:initials="SAR">
    <w:p w14:paraId="3751469F" w14:textId="6CD5CB79" w:rsidR="005B4A8E" w:rsidRDefault="005B4A8E">
      <w:pPr>
        <w:pStyle w:val="CommentText"/>
      </w:pPr>
      <w:r>
        <w:rPr>
          <w:rStyle w:val="CommentReference"/>
        </w:rPr>
        <w:annotationRef/>
      </w:r>
      <w:r>
        <w:t>Would you consider adding a paragraph explaining how the data are structure in the file?</w:t>
      </w:r>
    </w:p>
  </w:comment>
  <w:comment w:id="234" w:author="Stefan A Robila" w:date="2021-12-02T19:05:00Z" w:initials="SAR">
    <w:p w14:paraId="05AA93B9" w14:textId="35FD1500" w:rsidR="00103EE9" w:rsidRDefault="00103EE9">
      <w:pPr>
        <w:pStyle w:val="CommentText"/>
      </w:pPr>
      <w:r>
        <w:rPr>
          <w:rStyle w:val="CommentReference"/>
        </w:rPr>
        <w:annotationRef/>
      </w:r>
      <w:r>
        <w:t>Please find what wavelengths these bands correspond to and add them to your text.</w:t>
      </w:r>
    </w:p>
  </w:comment>
  <w:comment w:id="252" w:author="Stefan A Robila" w:date="2021-12-02T19:11:00Z" w:initials="SAR">
    <w:p w14:paraId="7E06C07F" w14:textId="40CDF1C7" w:rsidR="007706E5" w:rsidRDefault="007706E5">
      <w:pPr>
        <w:pStyle w:val="CommentText"/>
      </w:pPr>
      <w:r>
        <w:rPr>
          <w:rStyle w:val="CommentReference"/>
        </w:rPr>
        <w:annotationRef/>
      </w:r>
      <w:r>
        <w:t>Please add a brief description of the schema. Use few sentences to introduce it.</w:t>
      </w:r>
    </w:p>
  </w:comment>
  <w:comment w:id="264" w:author="Stefan A Robila" w:date="2021-12-02T19:12:00Z" w:initials="SAR">
    <w:p w14:paraId="37C127E6" w14:textId="625199B9" w:rsidR="007706E5" w:rsidRDefault="007706E5">
      <w:pPr>
        <w:pStyle w:val="CommentText"/>
      </w:pPr>
      <w:r>
        <w:rPr>
          <w:rStyle w:val="CommentReference"/>
        </w:rPr>
        <w:annotationRef/>
      </w:r>
      <w:r>
        <w:t>Again, here, would a class diagram be feasible?</w:t>
      </w:r>
    </w:p>
  </w:comment>
  <w:comment w:id="266" w:author="Stefan A Robila" w:date="2021-12-02T19:13:00Z" w:initials="SAR">
    <w:p w14:paraId="5D2855AA" w14:textId="77777777" w:rsidR="007706E5" w:rsidRDefault="007706E5">
      <w:pPr>
        <w:pStyle w:val="CommentText"/>
      </w:pPr>
      <w:r>
        <w:rPr>
          <w:rStyle w:val="CommentReference"/>
        </w:rPr>
        <w:annotationRef/>
      </w:r>
      <w:r>
        <w:t xml:space="preserve">I do not know how to make it different, but my understanding is that here you are using “classes” as </w:t>
      </w:r>
      <w:r w:rsidR="00E62882">
        <w:t>class</w:t>
      </w:r>
      <w:r>
        <w:t xml:space="preserve"> of </w:t>
      </w:r>
      <w:r w:rsidR="00E62882">
        <w:t>materials, whereas in the previous subsection you were referring to programming language classes. This is confusing.</w:t>
      </w:r>
    </w:p>
    <w:p w14:paraId="6F834472" w14:textId="7D769150" w:rsidR="00E62882" w:rsidRDefault="00E62882">
      <w:pPr>
        <w:pStyle w:val="CommentText"/>
      </w:pPr>
      <w:r>
        <w:t>This section seems to focus more on application use description than on system design.</w:t>
      </w:r>
    </w:p>
  </w:comment>
  <w:comment w:id="267" w:author="Stefan A Robila" w:date="2021-12-02T19:14:00Z" w:initials="SAR">
    <w:p w14:paraId="09DF171E" w14:textId="7AA9BDEF" w:rsidR="00E62882" w:rsidRDefault="00E62882">
      <w:pPr>
        <w:pStyle w:val="CommentText"/>
      </w:pPr>
      <w:r>
        <w:rPr>
          <w:rStyle w:val="CommentReference"/>
        </w:rPr>
        <w:annotationRef/>
      </w:r>
      <w:r>
        <w:t>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F99FBB" w15:done="0"/>
  <w15:commentEx w15:paraId="5B152B59" w15:done="1"/>
  <w15:commentEx w15:paraId="5B60EB02" w15:done="0"/>
  <w15:commentEx w15:paraId="5D5F2B34" w15:done="0"/>
  <w15:commentEx w15:paraId="58219BFB" w15:done="0"/>
  <w15:commentEx w15:paraId="7EA03A57" w15:done="0"/>
  <w15:commentEx w15:paraId="589C18A1" w15:done="0"/>
  <w15:commentEx w15:paraId="7269BCDE" w15:done="0"/>
  <w15:commentEx w15:paraId="3751469F" w15:done="0"/>
  <w15:commentEx w15:paraId="05AA93B9" w15:done="1"/>
  <w15:commentEx w15:paraId="7E06C07F" w15:done="1"/>
  <w15:commentEx w15:paraId="37C127E6" w15:done="0"/>
  <w15:commentEx w15:paraId="6F834472" w15:done="0"/>
  <w15:commentEx w15:paraId="09DF17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3927A" w16cex:dateUtc="2021-12-02T23:44:00Z"/>
  <w16cex:commentExtensible w16cex:durableId="255392D0" w16cex:dateUtc="2021-12-02T23:45:00Z"/>
  <w16cex:commentExtensible w16cex:durableId="25539520" w16cex:dateUtc="2021-12-02T23:55:00Z"/>
  <w16cex:commentExtensible w16cex:durableId="25539631" w16cex:dateUtc="2021-12-03T00:00:00Z"/>
  <w16cex:commentExtensible w16cex:durableId="2553953A" w16cex:dateUtc="2021-12-02T23:55:00Z"/>
  <w16cex:commentExtensible w16cex:durableId="2553957B" w16cex:dateUtc="2021-12-02T23:56:00Z"/>
  <w16cex:commentExtensible w16cex:durableId="2551DBED" w16cex:dateUtc="2021-12-01T16:33:00Z"/>
  <w16cex:commentExtensible w16cex:durableId="25539697" w16cex:dateUtc="2021-12-03T00:01:00Z"/>
  <w16cex:commentExtensible w16cex:durableId="255396EC" w16cex:dateUtc="2021-12-03T00:03:00Z"/>
  <w16cex:commentExtensible w16cex:durableId="25539760" w16cex:dateUtc="2021-12-03T00:05:00Z"/>
  <w16cex:commentExtensible w16cex:durableId="255398E2" w16cex:dateUtc="2021-12-03T00:11:00Z"/>
  <w16cex:commentExtensible w16cex:durableId="25539926" w16cex:dateUtc="2021-12-03T00:12:00Z"/>
  <w16cex:commentExtensible w16cex:durableId="25539953" w16cex:dateUtc="2021-12-03T00:13:00Z"/>
  <w16cex:commentExtensible w16cex:durableId="25539998" w16cex:dateUtc="2021-12-03T00: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F99FBB" w16cid:durableId="2553927A"/>
  <w16cid:commentId w16cid:paraId="5B152B59" w16cid:durableId="255392D0"/>
  <w16cid:commentId w16cid:paraId="5B60EB02" w16cid:durableId="25539520"/>
  <w16cid:commentId w16cid:paraId="5D5F2B34" w16cid:durableId="25539631"/>
  <w16cid:commentId w16cid:paraId="58219BFB" w16cid:durableId="2553953A"/>
  <w16cid:commentId w16cid:paraId="7EA03A57" w16cid:durableId="2553957B"/>
  <w16cid:commentId w16cid:paraId="589C18A1" w16cid:durableId="2551DBED"/>
  <w16cid:commentId w16cid:paraId="7269BCDE" w16cid:durableId="25539697"/>
  <w16cid:commentId w16cid:paraId="3751469F" w16cid:durableId="255396EC"/>
  <w16cid:commentId w16cid:paraId="05AA93B9" w16cid:durableId="25539760"/>
  <w16cid:commentId w16cid:paraId="7E06C07F" w16cid:durableId="255398E2"/>
  <w16cid:commentId w16cid:paraId="37C127E6" w16cid:durableId="25539926"/>
  <w16cid:commentId w16cid:paraId="6F834472" w16cid:durableId="25539953"/>
  <w16cid:commentId w16cid:paraId="09DF171E" w16cid:durableId="255399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FBE94" w14:textId="77777777" w:rsidR="00082E98" w:rsidRDefault="00082E98">
      <w:pPr>
        <w:spacing w:before="0" w:after="0" w:line="240" w:lineRule="auto"/>
      </w:pPr>
      <w:r>
        <w:separator/>
      </w:r>
    </w:p>
  </w:endnote>
  <w:endnote w:type="continuationSeparator" w:id="0">
    <w:p w14:paraId="701D0A99" w14:textId="77777777" w:rsidR="00082E98" w:rsidRDefault="00082E98">
      <w:pPr>
        <w:spacing w:before="0" w:after="0" w:line="240" w:lineRule="auto"/>
      </w:pPr>
      <w:r>
        <w:continuationSeparator/>
      </w:r>
    </w:p>
  </w:endnote>
  <w:endnote w:type="continuationNotice" w:id="1">
    <w:p w14:paraId="375E9D52" w14:textId="77777777" w:rsidR="00082E98" w:rsidRDefault="00082E9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1E382" w14:textId="252BEE47" w:rsidR="00AD7247" w:rsidRDefault="000B5B90">
    <w:pPr>
      <w:jc w:val="right"/>
    </w:pPr>
    <w:r>
      <w:fldChar w:fldCharType="begin"/>
    </w:r>
    <w:r>
      <w:instrText>PAGE</w:instrText>
    </w:r>
    <w:r>
      <w:fldChar w:fldCharType="separate"/>
    </w:r>
    <w:r w:rsidR="00BA0BAE">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6ADA3" w14:textId="77777777" w:rsidR="00AD7247" w:rsidRDefault="00AD72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4E4C9" w14:textId="77777777" w:rsidR="00082E98" w:rsidRDefault="00082E98">
      <w:pPr>
        <w:spacing w:before="0" w:after="0" w:line="240" w:lineRule="auto"/>
      </w:pPr>
      <w:r>
        <w:separator/>
      </w:r>
    </w:p>
  </w:footnote>
  <w:footnote w:type="continuationSeparator" w:id="0">
    <w:p w14:paraId="2D2C3B95" w14:textId="77777777" w:rsidR="00082E98" w:rsidRDefault="00082E98">
      <w:pPr>
        <w:spacing w:before="0" w:after="0" w:line="240" w:lineRule="auto"/>
      </w:pPr>
      <w:r>
        <w:continuationSeparator/>
      </w:r>
    </w:p>
  </w:footnote>
  <w:footnote w:type="continuationNotice" w:id="1">
    <w:p w14:paraId="4FA0D96D" w14:textId="77777777" w:rsidR="00082E98" w:rsidRDefault="00082E98">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1B9F"/>
    <w:multiLevelType w:val="multilevel"/>
    <w:tmpl w:val="9B60516E"/>
    <w:lvl w:ilvl="0">
      <w:start w:val="1"/>
      <w:numFmt w:val="decimal"/>
      <w:lvlText w:val="%1."/>
      <w:lvlJc w:val="right"/>
      <w:pPr>
        <w:ind w:left="540" w:hanging="360"/>
      </w:pPr>
      <w:rPr>
        <w:u w:val="none"/>
      </w:rPr>
    </w:lvl>
    <w:lvl w:ilvl="1">
      <w:start w:val="1"/>
      <w:numFmt w:val="decimal"/>
      <w:lvlText w:val="%1.%2."/>
      <w:lvlJc w:val="right"/>
      <w:pPr>
        <w:ind w:left="99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110E6D66"/>
    <w:multiLevelType w:val="multilevel"/>
    <w:tmpl w:val="9B9C167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276E5517"/>
    <w:multiLevelType w:val="hybridMultilevel"/>
    <w:tmpl w:val="1DD8500A"/>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534EEA"/>
    <w:multiLevelType w:val="hybridMultilevel"/>
    <w:tmpl w:val="E9FCFE06"/>
    <w:lvl w:ilvl="0" w:tplc="0409000F">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04A5FDA"/>
    <w:multiLevelType w:val="hybridMultilevel"/>
    <w:tmpl w:val="905A6C12"/>
    <w:lvl w:ilvl="0" w:tplc="0409000F">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535116B"/>
    <w:multiLevelType w:val="hybridMultilevel"/>
    <w:tmpl w:val="67A0F7BC"/>
    <w:lvl w:ilvl="0" w:tplc="AEA691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70720C"/>
    <w:multiLevelType w:val="hybridMultilevel"/>
    <w:tmpl w:val="4EA6BE56"/>
    <w:lvl w:ilvl="0" w:tplc="18D8939C">
      <w:start w:val="10"/>
      <w:numFmt w:val="bullet"/>
      <w:lvlText w:val="-"/>
      <w:lvlJc w:val="left"/>
      <w:pPr>
        <w:ind w:left="720" w:hanging="360"/>
      </w:pPr>
      <w:rPr>
        <w:rFonts w:ascii="Calibri" w:eastAsia="Calibri" w:hAnsi="Calibri" w:cs="Calibri" w:hint="default"/>
        <w:b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F60CB2"/>
    <w:multiLevelType w:val="multilevel"/>
    <w:tmpl w:val="9B60516E"/>
    <w:lvl w:ilvl="0">
      <w:start w:val="1"/>
      <w:numFmt w:val="decimal"/>
      <w:lvlText w:val="%1."/>
      <w:lvlJc w:val="right"/>
      <w:pPr>
        <w:ind w:left="360" w:hanging="360"/>
      </w:pPr>
      <w:rPr>
        <w:u w:val="none"/>
      </w:rPr>
    </w:lvl>
    <w:lvl w:ilvl="1">
      <w:start w:val="1"/>
      <w:numFmt w:val="decimal"/>
      <w:lvlText w:val="%1.%2."/>
      <w:lvlJc w:val="right"/>
      <w:pPr>
        <w:ind w:left="99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7A4327A1"/>
    <w:multiLevelType w:val="hybridMultilevel"/>
    <w:tmpl w:val="10C24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8"/>
  </w:num>
  <w:num w:numId="4">
    <w:abstractNumId w:val="0"/>
  </w:num>
  <w:num w:numId="5">
    <w:abstractNumId w:val="4"/>
  </w:num>
  <w:num w:numId="6">
    <w:abstractNumId w:val="2"/>
  </w:num>
  <w:num w:numId="7">
    <w:abstractNumId w:val="3"/>
  </w:num>
  <w:num w:numId="8">
    <w:abstractNumId w:val="1"/>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Gallino">
    <w15:presenceInfo w15:providerId="Windows Live" w15:userId="f9ab3503441286fc"/>
  </w15:person>
  <w15:person w15:author="Stefan A Robila">
    <w15:presenceInfo w15:providerId="AD" w15:userId="S-1-5-21-3752354245-1304142418-1050644084-5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247"/>
    <w:rsid w:val="000010E1"/>
    <w:rsid w:val="000038B4"/>
    <w:rsid w:val="0000627C"/>
    <w:rsid w:val="00012FBF"/>
    <w:rsid w:val="00013EAF"/>
    <w:rsid w:val="00015986"/>
    <w:rsid w:val="00022F86"/>
    <w:rsid w:val="00034233"/>
    <w:rsid w:val="00035055"/>
    <w:rsid w:val="00043105"/>
    <w:rsid w:val="0005521C"/>
    <w:rsid w:val="0005523C"/>
    <w:rsid w:val="00060A48"/>
    <w:rsid w:val="00070E84"/>
    <w:rsid w:val="000713D6"/>
    <w:rsid w:val="0007668A"/>
    <w:rsid w:val="00082E98"/>
    <w:rsid w:val="00086826"/>
    <w:rsid w:val="000B0A4D"/>
    <w:rsid w:val="000B3864"/>
    <w:rsid w:val="000B5B90"/>
    <w:rsid w:val="000C0AD1"/>
    <w:rsid w:val="000C1432"/>
    <w:rsid w:val="000C506A"/>
    <w:rsid w:val="000D0A93"/>
    <w:rsid w:val="000D1A8F"/>
    <w:rsid w:val="000D3EB2"/>
    <w:rsid w:val="000D462F"/>
    <w:rsid w:val="000D722B"/>
    <w:rsid w:val="000E1467"/>
    <w:rsid w:val="000E3F17"/>
    <w:rsid w:val="000E3FD7"/>
    <w:rsid w:val="000F18DB"/>
    <w:rsid w:val="000F545D"/>
    <w:rsid w:val="00103EE9"/>
    <w:rsid w:val="00105B6F"/>
    <w:rsid w:val="00106F85"/>
    <w:rsid w:val="00112997"/>
    <w:rsid w:val="00116BAD"/>
    <w:rsid w:val="00117AA1"/>
    <w:rsid w:val="00123FEF"/>
    <w:rsid w:val="0012764A"/>
    <w:rsid w:val="00130BA2"/>
    <w:rsid w:val="001405F3"/>
    <w:rsid w:val="0014123A"/>
    <w:rsid w:val="0014361C"/>
    <w:rsid w:val="001507F5"/>
    <w:rsid w:val="00150AC2"/>
    <w:rsid w:val="00152BF7"/>
    <w:rsid w:val="00153575"/>
    <w:rsid w:val="00154A98"/>
    <w:rsid w:val="0015534C"/>
    <w:rsid w:val="001567E4"/>
    <w:rsid w:val="00157498"/>
    <w:rsid w:val="00173DD8"/>
    <w:rsid w:val="001803E5"/>
    <w:rsid w:val="00190677"/>
    <w:rsid w:val="00192EFB"/>
    <w:rsid w:val="00196D6C"/>
    <w:rsid w:val="001B0F63"/>
    <w:rsid w:val="001C1ABE"/>
    <w:rsid w:val="001C49B9"/>
    <w:rsid w:val="001D030A"/>
    <w:rsid w:val="001D1D01"/>
    <w:rsid w:val="001F2D3B"/>
    <w:rsid w:val="001F4337"/>
    <w:rsid w:val="00200CEF"/>
    <w:rsid w:val="00201BA7"/>
    <w:rsid w:val="002077CA"/>
    <w:rsid w:val="00223F97"/>
    <w:rsid w:val="002241D6"/>
    <w:rsid w:val="00230606"/>
    <w:rsid w:val="0024425A"/>
    <w:rsid w:val="00246C1A"/>
    <w:rsid w:val="00252D1C"/>
    <w:rsid w:val="002731D8"/>
    <w:rsid w:val="00277598"/>
    <w:rsid w:val="002942D8"/>
    <w:rsid w:val="00296B43"/>
    <w:rsid w:val="002A0EBF"/>
    <w:rsid w:val="002A56DC"/>
    <w:rsid w:val="002B541F"/>
    <w:rsid w:val="002C7B14"/>
    <w:rsid w:val="002E09B9"/>
    <w:rsid w:val="002E107B"/>
    <w:rsid w:val="002E456D"/>
    <w:rsid w:val="002F431D"/>
    <w:rsid w:val="0032567D"/>
    <w:rsid w:val="00325A45"/>
    <w:rsid w:val="00325CB4"/>
    <w:rsid w:val="00337FFE"/>
    <w:rsid w:val="0034073F"/>
    <w:rsid w:val="003434AA"/>
    <w:rsid w:val="0034590E"/>
    <w:rsid w:val="00350A2F"/>
    <w:rsid w:val="00352470"/>
    <w:rsid w:val="003564B3"/>
    <w:rsid w:val="0036596A"/>
    <w:rsid w:val="003663B6"/>
    <w:rsid w:val="003717ED"/>
    <w:rsid w:val="00383E42"/>
    <w:rsid w:val="0038597E"/>
    <w:rsid w:val="003865A7"/>
    <w:rsid w:val="00387A07"/>
    <w:rsid w:val="00390EB6"/>
    <w:rsid w:val="0039307A"/>
    <w:rsid w:val="003954E5"/>
    <w:rsid w:val="003A1D13"/>
    <w:rsid w:val="003A3AF8"/>
    <w:rsid w:val="003B0301"/>
    <w:rsid w:val="003C0662"/>
    <w:rsid w:val="003C645F"/>
    <w:rsid w:val="003E2DF3"/>
    <w:rsid w:val="003E3549"/>
    <w:rsid w:val="003E47AA"/>
    <w:rsid w:val="003E53DB"/>
    <w:rsid w:val="003F001E"/>
    <w:rsid w:val="003F5175"/>
    <w:rsid w:val="003F5B38"/>
    <w:rsid w:val="004011B8"/>
    <w:rsid w:val="0040326C"/>
    <w:rsid w:val="00403942"/>
    <w:rsid w:val="004100E6"/>
    <w:rsid w:val="0041110D"/>
    <w:rsid w:val="00417F1C"/>
    <w:rsid w:val="00421663"/>
    <w:rsid w:val="00430435"/>
    <w:rsid w:val="00430707"/>
    <w:rsid w:val="0043240A"/>
    <w:rsid w:val="004334E2"/>
    <w:rsid w:val="004351EE"/>
    <w:rsid w:val="004473C0"/>
    <w:rsid w:val="0045105C"/>
    <w:rsid w:val="004524BA"/>
    <w:rsid w:val="00452596"/>
    <w:rsid w:val="004526CA"/>
    <w:rsid w:val="00456B49"/>
    <w:rsid w:val="0046168A"/>
    <w:rsid w:val="00476B68"/>
    <w:rsid w:val="00477213"/>
    <w:rsid w:val="004840E3"/>
    <w:rsid w:val="004A2450"/>
    <w:rsid w:val="004A54D7"/>
    <w:rsid w:val="004B286B"/>
    <w:rsid w:val="004C2512"/>
    <w:rsid w:val="004C2B85"/>
    <w:rsid w:val="004C374C"/>
    <w:rsid w:val="004D4AAA"/>
    <w:rsid w:val="004E3BA4"/>
    <w:rsid w:val="004F4017"/>
    <w:rsid w:val="00502883"/>
    <w:rsid w:val="00506784"/>
    <w:rsid w:val="00507EAD"/>
    <w:rsid w:val="00512795"/>
    <w:rsid w:val="005210E5"/>
    <w:rsid w:val="0054084F"/>
    <w:rsid w:val="00540972"/>
    <w:rsid w:val="00544C13"/>
    <w:rsid w:val="00546A12"/>
    <w:rsid w:val="00547902"/>
    <w:rsid w:val="0055283C"/>
    <w:rsid w:val="005551C7"/>
    <w:rsid w:val="00555558"/>
    <w:rsid w:val="00557036"/>
    <w:rsid w:val="00562802"/>
    <w:rsid w:val="005668B8"/>
    <w:rsid w:val="00576C82"/>
    <w:rsid w:val="00583E60"/>
    <w:rsid w:val="00587B2E"/>
    <w:rsid w:val="00590332"/>
    <w:rsid w:val="00591FC5"/>
    <w:rsid w:val="005941C9"/>
    <w:rsid w:val="005A155D"/>
    <w:rsid w:val="005B0617"/>
    <w:rsid w:val="005B439D"/>
    <w:rsid w:val="005B4A8E"/>
    <w:rsid w:val="005B7B1B"/>
    <w:rsid w:val="005C2FE5"/>
    <w:rsid w:val="005C5167"/>
    <w:rsid w:val="005D4DA6"/>
    <w:rsid w:val="005E5C63"/>
    <w:rsid w:val="005E758D"/>
    <w:rsid w:val="005F1776"/>
    <w:rsid w:val="005F185F"/>
    <w:rsid w:val="006019EF"/>
    <w:rsid w:val="006126CA"/>
    <w:rsid w:val="006133E4"/>
    <w:rsid w:val="006143A4"/>
    <w:rsid w:val="006243FC"/>
    <w:rsid w:val="0063091B"/>
    <w:rsid w:val="00642079"/>
    <w:rsid w:val="0064534E"/>
    <w:rsid w:val="00654123"/>
    <w:rsid w:val="00654E73"/>
    <w:rsid w:val="0065674C"/>
    <w:rsid w:val="00663A22"/>
    <w:rsid w:val="00664010"/>
    <w:rsid w:val="00664252"/>
    <w:rsid w:val="0066480E"/>
    <w:rsid w:val="00665774"/>
    <w:rsid w:val="00666001"/>
    <w:rsid w:val="00695CE9"/>
    <w:rsid w:val="00696CA5"/>
    <w:rsid w:val="006972C5"/>
    <w:rsid w:val="006A626C"/>
    <w:rsid w:val="006B5151"/>
    <w:rsid w:val="006C2E9B"/>
    <w:rsid w:val="006C7952"/>
    <w:rsid w:val="006D02EE"/>
    <w:rsid w:val="006D7658"/>
    <w:rsid w:val="006F4010"/>
    <w:rsid w:val="006F6FD5"/>
    <w:rsid w:val="0071123D"/>
    <w:rsid w:val="00712515"/>
    <w:rsid w:val="00712F78"/>
    <w:rsid w:val="00714555"/>
    <w:rsid w:val="00714AA5"/>
    <w:rsid w:val="00722178"/>
    <w:rsid w:val="00727141"/>
    <w:rsid w:val="00733A13"/>
    <w:rsid w:val="00733AED"/>
    <w:rsid w:val="007426D5"/>
    <w:rsid w:val="00747E9E"/>
    <w:rsid w:val="00752645"/>
    <w:rsid w:val="00754B3A"/>
    <w:rsid w:val="00755FDB"/>
    <w:rsid w:val="00756D1D"/>
    <w:rsid w:val="00757584"/>
    <w:rsid w:val="007632E8"/>
    <w:rsid w:val="00764021"/>
    <w:rsid w:val="007706E5"/>
    <w:rsid w:val="00770D9F"/>
    <w:rsid w:val="00772C83"/>
    <w:rsid w:val="00776D32"/>
    <w:rsid w:val="00780A5B"/>
    <w:rsid w:val="00782743"/>
    <w:rsid w:val="0078281A"/>
    <w:rsid w:val="00782DEF"/>
    <w:rsid w:val="007A1C18"/>
    <w:rsid w:val="007A504D"/>
    <w:rsid w:val="007B1536"/>
    <w:rsid w:val="007B2169"/>
    <w:rsid w:val="007B39BB"/>
    <w:rsid w:val="007B5C97"/>
    <w:rsid w:val="007C08AA"/>
    <w:rsid w:val="007C2B3E"/>
    <w:rsid w:val="007C5296"/>
    <w:rsid w:val="007D0517"/>
    <w:rsid w:val="007D417F"/>
    <w:rsid w:val="007D51B1"/>
    <w:rsid w:val="007D6B06"/>
    <w:rsid w:val="007D6F49"/>
    <w:rsid w:val="007F13AB"/>
    <w:rsid w:val="007F2386"/>
    <w:rsid w:val="007F49C4"/>
    <w:rsid w:val="007F6603"/>
    <w:rsid w:val="008003F3"/>
    <w:rsid w:val="0081206D"/>
    <w:rsid w:val="00812D50"/>
    <w:rsid w:val="008137CA"/>
    <w:rsid w:val="00815E87"/>
    <w:rsid w:val="00817530"/>
    <w:rsid w:val="008229D8"/>
    <w:rsid w:val="00824162"/>
    <w:rsid w:val="00831417"/>
    <w:rsid w:val="00835841"/>
    <w:rsid w:val="00840574"/>
    <w:rsid w:val="00843315"/>
    <w:rsid w:val="0085473C"/>
    <w:rsid w:val="00854892"/>
    <w:rsid w:val="00892A4C"/>
    <w:rsid w:val="008934A2"/>
    <w:rsid w:val="008973B6"/>
    <w:rsid w:val="008A2C22"/>
    <w:rsid w:val="008A3216"/>
    <w:rsid w:val="008A3F86"/>
    <w:rsid w:val="008A5B74"/>
    <w:rsid w:val="008A70B0"/>
    <w:rsid w:val="008B2358"/>
    <w:rsid w:val="008C092B"/>
    <w:rsid w:val="008C467B"/>
    <w:rsid w:val="008C54A0"/>
    <w:rsid w:val="008D23C1"/>
    <w:rsid w:val="008D5B7E"/>
    <w:rsid w:val="008E2975"/>
    <w:rsid w:val="008E4CFF"/>
    <w:rsid w:val="008F6F7E"/>
    <w:rsid w:val="00901BCA"/>
    <w:rsid w:val="00910845"/>
    <w:rsid w:val="00914FB1"/>
    <w:rsid w:val="00926835"/>
    <w:rsid w:val="009268E5"/>
    <w:rsid w:val="009277B5"/>
    <w:rsid w:val="00933C20"/>
    <w:rsid w:val="00934C8F"/>
    <w:rsid w:val="009355D6"/>
    <w:rsid w:val="0093782B"/>
    <w:rsid w:val="00941F61"/>
    <w:rsid w:val="00946B48"/>
    <w:rsid w:val="00960145"/>
    <w:rsid w:val="0096268A"/>
    <w:rsid w:val="00964DE4"/>
    <w:rsid w:val="0097665C"/>
    <w:rsid w:val="00994F18"/>
    <w:rsid w:val="009A2A3C"/>
    <w:rsid w:val="009A4679"/>
    <w:rsid w:val="009B46D4"/>
    <w:rsid w:val="009C6773"/>
    <w:rsid w:val="009D1ADD"/>
    <w:rsid w:val="009D4FE1"/>
    <w:rsid w:val="009E04F7"/>
    <w:rsid w:val="009E24A3"/>
    <w:rsid w:val="009E4AC1"/>
    <w:rsid w:val="009E7D59"/>
    <w:rsid w:val="009F2BE5"/>
    <w:rsid w:val="00A00F39"/>
    <w:rsid w:val="00A01E3E"/>
    <w:rsid w:val="00A071CD"/>
    <w:rsid w:val="00A153DD"/>
    <w:rsid w:val="00A1620D"/>
    <w:rsid w:val="00A20034"/>
    <w:rsid w:val="00A25B00"/>
    <w:rsid w:val="00A27918"/>
    <w:rsid w:val="00A31556"/>
    <w:rsid w:val="00A3464D"/>
    <w:rsid w:val="00A36636"/>
    <w:rsid w:val="00A36843"/>
    <w:rsid w:val="00A4122C"/>
    <w:rsid w:val="00A41C57"/>
    <w:rsid w:val="00A53CFE"/>
    <w:rsid w:val="00A57658"/>
    <w:rsid w:val="00A632DF"/>
    <w:rsid w:val="00A7034B"/>
    <w:rsid w:val="00A716E3"/>
    <w:rsid w:val="00A86470"/>
    <w:rsid w:val="00A87EB2"/>
    <w:rsid w:val="00A87FF8"/>
    <w:rsid w:val="00A91A1E"/>
    <w:rsid w:val="00A96578"/>
    <w:rsid w:val="00AA2128"/>
    <w:rsid w:val="00AA4E54"/>
    <w:rsid w:val="00AA6DC0"/>
    <w:rsid w:val="00AB14C1"/>
    <w:rsid w:val="00AB69E0"/>
    <w:rsid w:val="00AC07B6"/>
    <w:rsid w:val="00AC1A94"/>
    <w:rsid w:val="00AD7247"/>
    <w:rsid w:val="00AE150A"/>
    <w:rsid w:val="00AE4434"/>
    <w:rsid w:val="00AE6727"/>
    <w:rsid w:val="00AF096E"/>
    <w:rsid w:val="00AF0CAB"/>
    <w:rsid w:val="00AF17DE"/>
    <w:rsid w:val="00B0179E"/>
    <w:rsid w:val="00B076BE"/>
    <w:rsid w:val="00B10FF4"/>
    <w:rsid w:val="00B11F53"/>
    <w:rsid w:val="00B17E9D"/>
    <w:rsid w:val="00B30877"/>
    <w:rsid w:val="00B341CE"/>
    <w:rsid w:val="00B35CBA"/>
    <w:rsid w:val="00B36299"/>
    <w:rsid w:val="00B36B56"/>
    <w:rsid w:val="00B40716"/>
    <w:rsid w:val="00B50981"/>
    <w:rsid w:val="00B51CB5"/>
    <w:rsid w:val="00B54020"/>
    <w:rsid w:val="00B54E1A"/>
    <w:rsid w:val="00B611C6"/>
    <w:rsid w:val="00B632C7"/>
    <w:rsid w:val="00B66AAE"/>
    <w:rsid w:val="00B7357F"/>
    <w:rsid w:val="00B75C07"/>
    <w:rsid w:val="00B778E3"/>
    <w:rsid w:val="00B953F9"/>
    <w:rsid w:val="00BA0BAE"/>
    <w:rsid w:val="00BA163F"/>
    <w:rsid w:val="00BA3854"/>
    <w:rsid w:val="00BB0C88"/>
    <w:rsid w:val="00BB6B8D"/>
    <w:rsid w:val="00BB7EAF"/>
    <w:rsid w:val="00BD3C63"/>
    <w:rsid w:val="00BD5A11"/>
    <w:rsid w:val="00BE235A"/>
    <w:rsid w:val="00BE4545"/>
    <w:rsid w:val="00C030F3"/>
    <w:rsid w:val="00C07659"/>
    <w:rsid w:val="00C11E06"/>
    <w:rsid w:val="00C15C24"/>
    <w:rsid w:val="00C20A9D"/>
    <w:rsid w:val="00C22989"/>
    <w:rsid w:val="00C22F4B"/>
    <w:rsid w:val="00C246F1"/>
    <w:rsid w:val="00C26D26"/>
    <w:rsid w:val="00C336C3"/>
    <w:rsid w:val="00C33DD2"/>
    <w:rsid w:val="00C33EE1"/>
    <w:rsid w:val="00C34230"/>
    <w:rsid w:val="00C350C3"/>
    <w:rsid w:val="00C4317E"/>
    <w:rsid w:val="00C4521A"/>
    <w:rsid w:val="00C46E98"/>
    <w:rsid w:val="00C50A29"/>
    <w:rsid w:val="00C55448"/>
    <w:rsid w:val="00C55902"/>
    <w:rsid w:val="00C55AF6"/>
    <w:rsid w:val="00C6469A"/>
    <w:rsid w:val="00C64C3E"/>
    <w:rsid w:val="00C722E9"/>
    <w:rsid w:val="00C735BE"/>
    <w:rsid w:val="00C835FA"/>
    <w:rsid w:val="00C90013"/>
    <w:rsid w:val="00C931EC"/>
    <w:rsid w:val="00C95321"/>
    <w:rsid w:val="00C96428"/>
    <w:rsid w:val="00CA6216"/>
    <w:rsid w:val="00CB45B9"/>
    <w:rsid w:val="00CC0097"/>
    <w:rsid w:val="00CE04A0"/>
    <w:rsid w:val="00CE07A6"/>
    <w:rsid w:val="00CE218C"/>
    <w:rsid w:val="00CE4A64"/>
    <w:rsid w:val="00CE5276"/>
    <w:rsid w:val="00CF3144"/>
    <w:rsid w:val="00CF5539"/>
    <w:rsid w:val="00D05C2F"/>
    <w:rsid w:val="00D15644"/>
    <w:rsid w:val="00D26580"/>
    <w:rsid w:val="00D52399"/>
    <w:rsid w:val="00D53516"/>
    <w:rsid w:val="00D651AC"/>
    <w:rsid w:val="00D81114"/>
    <w:rsid w:val="00D84CB8"/>
    <w:rsid w:val="00D91C35"/>
    <w:rsid w:val="00D93247"/>
    <w:rsid w:val="00DA3089"/>
    <w:rsid w:val="00DA73F3"/>
    <w:rsid w:val="00DB5AB4"/>
    <w:rsid w:val="00DC11C9"/>
    <w:rsid w:val="00DC19EF"/>
    <w:rsid w:val="00DC224D"/>
    <w:rsid w:val="00DC686E"/>
    <w:rsid w:val="00DD1369"/>
    <w:rsid w:val="00DD71AA"/>
    <w:rsid w:val="00DE2396"/>
    <w:rsid w:val="00DE3FF6"/>
    <w:rsid w:val="00DF1CB0"/>
    <w:rsid w:val="00DF32C9"/>
    <w:rsid w:val="00DF4BC3"/>
    <w:rsid w:val="00E039C4"/>
    <w:rsid w:val="00E0571B"/>
    <w:rsid w:val="00E10FFC"/>
    <w:rsid w:val="00E14464"/>
    <w:rsid w:val="00E178F8"/>
    <w:rsid w:val="00E17DFF"/>
    <w:rsid w:val="00E215E2"/>
    <w:rsid w:val="00E233A4"/>
    <w:rsid w:val="00E2374B"/>
    <w:rsid w:val="00E43125"/>
    <w:rsid w:val="00E43544"/>
    <w:rsid w:val="00E4489C"/>
    <w:rsid w:val="00E523A0"/>
    <w:rsid w:val="00E53334"/>
    <w:rsid w:val="00E61087"/>
    <w:rsid w:val="00E61892"/>
    <w:rsid w:val="00E62882"/>
    <w:rsid w:val="00E67D69"/>
    <w:rsid w:val="00E753FC"/>
    <w:rsid w:val="00E813B7"/>
    <w:rsid w:val="00E84438"/>
    <w:rsid w:val="00E84572"/>
    <w:rsid w:val="00E861F3"/>
    <w:rsid w:val="00E875A7"/>
    <w:rsid w:val="00E919AC"/>
    <w:rsid w:val="00E9476B"/>
    <w:rsid w:val="00E9485B"/>
    <w:rsid w:val="00EA31DA"/>
    <w:rsid w:val="00EA69E6"/>
    <w:rsid w:val="00EB0E86"/>
    <w:rsid w:val="00EB78CD"/>
    <w:rsid w:val="00EC09D1"/>
    <w:rsid w:val="00EC4197"/>
    <w:rsid w:val="00EC4B6C"/>
    <w:rsid w:val="00ED2330"/>
    <w:rsid w:val="00ED71B9"/>
    <w:rsid w:val="00EE1E27"/>
    <w:rsid w:val="00EF3463"/>
    <w:rsid w:val="00EF43D0"/>
    <w:rsid w:val="00F01A10"/>
    <w:rsid w:val="00F03030"/>
    <w:rsid w:val="00F120C6"/>
    <w:rsid w:val="00F146AD"/>
    <w:rsid w:val="00F246BC"/>
    <w:rsid w:val="00F309D7"/>
    <w:rsid w:val="00F30AE5"/>
    <w:rsid w:val="00F32729"/>
    <w:rsid w:val="00F41837"/>
    <w:rsid w:val="00F43952"/>
    <w:rsid w:val="00F458F4"/>
    <w:rsid w:val="00F46E19"/>
    <w:rsid w:val="00F47BC4"/>
    <w:rsid w:val="00F547C5"/>
    <w:rsid w:val="00F55FF1"/>
    <w:rsid w:val="00F60226"/>
    <w:rsid w:val="00F70386"/>
    <w:rsid w:val="00F70BC6"/>
    <w:rsid w:val="00F7124A"/>
    <w:rsid w:val="00F81C20"/>
    <w:rsid w:val="00F974C1"/>
    <w:rsid w:val="00F97606"/>
    <w:rsid w:val="00FA0833"/>
    <w:rsid w:val="00FA0C02"/>
    <w:rsid w:val="00FA3D92"/>
    <w:rsid w:val="00FA7FEC"/>
    <w:rsid w:val="00FB299B"/>
    <w:rsid w:val="00FC378C"/>
    <w:rsid w:val="00FC3879"/>
    <w:rsid w:val="00FD310C"/>
    <w:rsid w:val="00FD72A8"/>
    <w:rsid w:val="00FE2DB5"/>
    <w:rsid w:val="00FE52CB"/>
    <w:rsid w:val="00FF17F2"/>
    <w:rsid w:val="00FF337D"/>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2600E"/>
  <w15:docId w15:val="{58D8D47A-604E-4F48-A51A-5B2B9F8FE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6"/>
        <w:szCs w:val="26"/>
        <w:lang w:val="en" w:eastAsia="en-US" w:bidi="ar-SA"/>
      </w:rPr>
    </w:rPrDefault>
    <w:pPrDefault>
      <w:pPr>
        <w:spacing w:before="240" w:after="2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4CFF"/>
    <w:pPr>
      <w:keepNext/>
      <w:keepLines/>
      <w:spacing w:before="400" w:after="120"/>
      <w:outlineLvl w:val="0"/>
    </w:pPr>
    <w:rPr>
      <w:rFonts w:ascii="Cambria" w:hAnsi="Cambria"/>
      <w:b/>
      <w:bCs/>
      <w:sz w:val="40"/>
      <w:szCs w:val="40"/>
    </w:rPr>
  </w:style>
  <w:style w:type="paragraph" w:styleId="Heading2">
    <w:name w:val="heading 2"/>
    <w:basedOn w:val="Normal"/>
    <w:next w:val="Normal"/>
    <w:link w:val="Heading2Char"/>
    <w:uiPriority w:val="9"/>
    <w:unhideWhenUsed/>
    <w:qFormat/>
    <w:rsid w:val="008E4CFF"/>
    <w:pPr>
      <w:keepNext/>
      <w:keepLines/>
      <w:outlineLvl w:val="1"/>
    </w:pPr>
    <w:rPr>
      <w:rFonts w:ascii="Cambria" w:eastAsia="Cambria" w:hAnsi="Cambria" w:cs="Cambria"/>
      <w:b/>
      <w:sz w:val="32"/>
      <w:szCs w:val="32"/>
    </w:rPr>
  </w:style>
  <w:style w:type="paragraph" w:styleId="Heading3">
    <w:name w:val="heading 3"/>
    <w:basedOn w:val="Normal"/>
    <w:next w:val="Normal"/>
    <w:uiPriority w:val="9"/>
    <w:unhideWhenUsed/>
    <w:qFormat/>
    <w:rsid w:val="00E861F3"/>
    <w:pPr>
      <w:keepNext/>
      <w:keepLines/>
      <w:outlineLvl w:val="2"/>
    </w:pPr>
    <w:rPr>
      <w:rFonts w:ascii="Cambria" w:eastAsia="Cambria" w:hAnsi="Cambria" w:cs="Cambria"/>
      <w:b/>
      <w:bCs/>
      <w:sz w:val="32"/>
      <w:szCs w:val="32"/>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paragraph" w:styleId="Caption">
    <w:name w:val="caption"/>
    <w:basedOn w:val="Normal"/>
    <w:next w:val="Normal"/>
    <w:uiPriority w:val="35"/>
    <w:unhideWhenUsed/>
    <w:qFormat/>
    <w:rsid w:val="00BA0BAE"/>
    <w:pPr>
      <w:spacing w:before="0" w:after="200" w:line="240" w:lineRule="auto"/>
    </w:pPr>
    <w:rPr>
      <w:i/>
      <w:iCs/>
      <w:color w:val="1F497D" w:themeColor="text2"/>
      <w:sz w:val="18"/>
      <w:szCs w:val="18"/>
    </w:rPr>
  </w:style>
  <w:style w:type="paragraph" w:customStyle="1" w:styleId="FigureList">
    <w:name w:val="Figure List"/>
    <w:basedOn w:val="Heading2"/>
    <w:link w:val="FigureListChar"/>
    <w:qFormat/>
    <w:rsid w:val="00540972"/>
    <w:rPr>
      <w:sz w:val="22"/>
      <w:szCs w:val="22"/>
    </w:rPr>
  </w:style>
  <w:style w:type="character" w:styleId="Hyperlink">
    <w:name w:val="Hyperlink"/>
    <w:basedOn w:val="DefaultParagraphFont"/>
    <w:uiPriority w:val="99"/>
    <w:unhideWhenUsed/>
    <w:rsid w:val="00192EFB"/>
    <w:rPr>
      <w:color w:val="0000FF" w:themeColor="hyperlink"/>
      <w:u w:val="single"/>
    </w:rPr>
  </w:style>
  <w:style w:type="character" w:customStyle="1" w:styleId="Heading2Char">
    <w:name w:val="Heading 2 Char"/>
    <w:basedOn w:val="DefaultParagraphFont"/>
    <w:link w:val="Heading2"/>
    <w:uiPriority w:val="9"/>
    <w:rsid w:val="008E4CFF"/>
    <w:rPr>
      <w:rFonts w:ascii="Cambria" w:eastAsia="Cambria" w:hAnsi="Cambria" w:cs="Cambria"/>
      <w:b/>
      <w:sz w:val="32"/>
      <w:szCs w:val="32"/>
    </w:rPr>
  </w:style>
  <w:style w:type="character" w:customStyle="1" w:styleId="FigureListChar">
    <w:name w:val="Figure List Char"/>
    <w:basedOn w:val="Heading2Char"/>
    <w:link w:val="FigureList"/>
    <w:rsid w:val="00540972"/>
    <w:rPr>
      <w:rFonts w:ascii="Cambria" w:eastAsia="Cambria" w:hAnsi="Cambria" w:cs="Cambria"/>
      <w:b/>
      <w:sz w:val="22"/>
      <w:szCs w:val="22"/>
    </w:rPr>
  </w:style>
  <w:style w:type="character" w:styleId="UnresolvedMention">
    <w:name w:val="Unresolved Mention"/>
    <w:basedOn w:val="DefaultParagraphFont"/>
    <w:uiPriority w:val="99"/>
    <w:semiHidden/>
    <w:unhideWhenUsed/>
    <w:rsid w:val="00192EFB"/>
    <w:rPr>
      <w:color w:val="605E5C"/>
      <w:shd w:val="clear" w:color="auto" w:fill="E1DFDD"/>
    </w:rPr>
  </w:style>
  <w:style w:type="paragraph" w:styleId="ListParagraph">
    <w:name w:val="List Paragraph"/>
    <w:basedOn w:val="Normal"/>
    <w:uiPriority w:val="34"/>
    <w:qFormat/>
    <w:rsid w:val="00D15644"/>
    <w:pPr>
      <w:ind w:left="720"/>
      <w:contextualSpacing/>
    </w:pPr>
  </w:style>
  <w:style w:type="table" w:styleId="TableGrid">
    <w:name w:val="Table Grid"/>
    <w:basedOn w:val="TableNormal"/>
    <w:uiPriority w:val="39"/>
    <w:rsid w:val="00A632D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E4CFF"/>
    <w:rPr>
      <w:rFonts w:ascii="Cambria" w:hAnsi="Cambria"/>
      <w:b/>
      <w:bCs/>
      <w:sz w:val="40"/>
      <w:szCs w:val="40"/>
    </w:rPr>
  </w:style>
  <w:style w:type="paragraph" w:styleId="Bibliography">
    <w:name w:val="Bibliography"/>
    <w:basedOn w:val="Normal"/>
    <w:next w:val="Normal"/>
    <w:uiPriority w:val="37"/>
    <w:unhideWhenUsed/>
    <w:rsid w:val="00EB78CD"/>
  </w:style>
  <w:style w:type="paragraph" w:styleId="TOCHeading">
    <w:name w:val="TOC Heading"/>
    <w:basedOn w:val="Heading1"/>
    <w:next w:val="Normal"/>
    <w:uiPriority w:val="39"/>
    <w:unhideWhenUsed/>
    <w:qFormat/>
    <w:rsid w:val="00C07659"/>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3C0662"/>
    <w:pPr>
      <w:tabs>
        <w:tab w:val="left" w:pos="520"/>
        <w:tab w:val="right" w:leader="dot" w:pos="9350"/>
      </w:tabs>
      <w:spacing w:after="100" w:line="240" w:lineRule="auto"/>
    </w:pPr>
  </w:style>
  <w:style w:type="paragraph" w:styleId="TOC3">
    <w:name w:val="toc 3"/>
    <w:basedOn w:val="Normal"/>
    <w:next w:val="Normal"/>
    <w:autoRedefine/>
    <w:uiPriority w:val="39"/>
    <w:unhideWhenUsed/>
    <w:rsid w:val="00477213"/>
    <w:pPr>
      <w:tabs>
        <w:tab w:val="right" w:leader="dot" w:pos="9350"/>
      </w:tabs>
      <w:spacing w:after="100"/>
      <w:ind w:left="900" w:hanging="380"/>
    </w:pPr>
  </w:style>
  <w:style w:type="paragraph" w:styleId="TOC2">
    <w:name w:val="toc 2"/>
    <w:basedOn w:val="Normal"/>
    <w:next w:val="Normal"/>
    <w:autoRedefine/>
    <w:uiPriority w:val="39"/>
    <w:unhideWhenUsed/>
    <w:rsid w:val="00C07659"/>
    <w:pPr>
      <w:spacing w:after="100"/>
      <w:ind w:left="260"/>
    </w:pPr>
  </w:style>
  <w:style w:type="paragraph" w:styleId="NoSpacing">
    <w:name w:val="No Spacing"/>
    <w:link w:val="NoSpacingChar"/>
    <w:uiPriority w:val="1"/>
    <w:qFormat/>
    <w:rsid w:val="00663A22"/>
    <w:pPr>
      <w:spacing w:before="0" w:after="0" w:line="240" w:lineRule="auto"/>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663A22"/>
    <w:rPr>
      <w:rFonts w:asciiTheme="minorHAnsi" w:eastAsiaTheme="minorEastAsia" w:hAnsiTheme="minorHAnsi" w:cstheme="minorBidi"/>
      <w:sz w:val="22"/>
      <w:szCs w:val="22"/>
      <w:lang w:val="en-US"/>
    </w:rPr>
  </w:style>
  <w:style w:type="character" w:styleId="CommentReference">
    <w:name w:val="annotation reference"/>
    <w:basedOn w:val="DefaultParagraphFont"/>
    <w:uiPriority w:val="99"/>
    <w:semiHidden/>
    <w:unhideWhenUsed/>
    <w:rsid w:val="007B39BB"/>
    <w:rPr>
      <w:sz w:val="16"/>
      <w:szCs w:val="16"/>
    </w:rPr>
  </w:style>
  <w:style w:type="paragraph" w:styleId="CommentText">
    <w:name w:val="annotation text"/>
    <w:basedOn w:val="Normal"/>
    <w:link w:val="CommentTextChar"/>
    <w:uiPriority w:val="99"/>
    <w:semiHidden/>
    <w:unhideWhenUsed/>
    <w:rsid w:val="007B39BB"/>
    <w:pPr>
      <w:spacing w:line="240" w:lineRule="auto"/>
    </w:pPr>
    <w:rPr>
      <w:sz w:val="20"/>
      <w:szCs w:val="20"/>
    </w:rPr>
  </w:style>
  <w:style w:type="character" w:customStyle="1" w:styleId="CommentTextChar">
    <w:name w:val="Comment Text Char"/>
    <w:basedOn w:val="DefaultParagraphFont"/>
    <w:link w:val="CommentText"/>
    <w:uiPriority w:val="99"/>
    <w:semiHidden/>
    <w:rsid w:val="007B39BB"/>
    <w:rPr>
      <w:sz w:val="20"/>
      <w:szCs w:val="20"/>
    </w:rPr>
  </w:style>
  <w:style w:type="paragraph" w:styleId="CommentSubject">
    <w:name w:val="annotation subject"/>
    <w:basedOn w:val="CommentText"/>
    <w:next w:val="CommentText"/>
    <w:link w:val="CommentSubjectChar"/>
    <w:uiPriority w:val="99"/>
    <w:semiHidden/>
    <w:unhideWhenUsed/>
    <w:rsid w:val="007B39BB"/>
    <w:rPr>
      <w:b/>
      <w:bCs/>
    </w:rPr>
  </w:style>
  <w:style w:type="character" w:customStyle="1" w:styleId="CommentSubjectChar">
    <w:name w:val="Comment Subject Char"/>
    <w:basedOn w:val="CommentTextChar"/>
    <w:link w:val="CommentSubject"/>
    <w:uiPriority w:val="99"/>
    <w:semiHidden/>
    <w:rsid w:val="007B39BB"/>
    <w:rPr>
      <w:b/>
      <w:bCs/>
      <w:sz w:val="20"/>
      <w:szCs w:val="20"/>
    </w:rPr>
  </w:style>
  <w:style w:type="paragraph" w:styleId="Header">
    <w:name w:val="header"/>
    <w:basedOn w:val="Normal"/>
    <w:link w:val="HeaderChar"/>
    <w:uiPriority w:val="99"/>
    <w:semiHidden/>
    <w:unhideWhenUsed/>
    <w:rsid w:val="00C11E06"/>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C11E06"/>
  </w:style>
  <w:style w:type="paragraph" w:styleId="Footer">
    <w:name w:val="footer"/>
    <w:basedOn w:val="Normal"/>
    <w:link w:val="FooterChar"/>
    <w:uiPriority w:val="99"/>
    <w:semiHidden/>
    <w:unhideWhenUsed/>
    <w:rsid w:val="00C11E06"/>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C11E06"/>
  </w:style>
  <w:style w:type="paragraph" w:styleId="TableofFigures">
    <w:name w:val="table of figures"/>
    <w:basedOn w:val="Normal"/>
    <w:next w:val="Normal"/>
    <w:uiPriority w:val="99"/>
    <w:unhideWhenUsed/>
    <w:rsid w:val="000E3F17"/>
    <w:pPr>
      <w:spacing w:after="0"/>
    </w:pPr>
  </w:style>
  <w:style w:type="paragraph" w:styleId="Revision">
    <w:name w:val="Revision"/>
    <w:hidden/>
    <w:uiPriority w:val="99"/>
    <w:semiHidden/>
    <w:rsid w:val="00E17DFF"/>
    <w:pPr>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3828">
      <w:bodyDiv w:val="1"/>
      <w:marLeft w:val="0"/>
      <w:marRight w:val="0"/>
      <w:marTop w:val="0"/>
      <w:marBottom w:val="0"/>
      <w:divBdr>
        <w:top w:val="none" w:sz="0" w:space="0" w:color="auto"/>
        <w:left w:val="none" w:sz="0" w:space="0" w:color="auto"/>
        <w:bottom w:val="none" w:sz="0" w:space="0" w:color="auto"/>
        <w:right w:val="none" w:sz="0" w:space="0" w:color="auto"/>
      </w:divBdr>
    </w:div>
    <w:div w:id="31267771">
      <w:bodyDiv w:val="1"/>
      <w:marLeft w:val="0"/>
      <w:marRight w:val="0"/>
      <w:marTop w:val="0"/>
      <w:marBottom w:val="0"/>
      <w:divBdr>
        <w:top w:val="none" w:sz="0" w:space="0" w:color="auto"/>
        <w:left w:val="none" w:sz="0" w:space="0" w:color="auto"/>
        <w:bottom w:val="none" w:sz="0" w:space="0" w:color="auto"/>
        <w:right w:val="none" w:sz="0" w:space="0" w:color="auto"/>
      </w:divBdr>
    </w:div>
    <w:div w:id="33622977">
      <w:bodyDiv w:val="1"/>
      <w:marLeft w:val="0"/>
      <w:marRight w:val="0"/>
      <w:marTop w:val="0"/>
      <w:marBottom w:val="0"/>
      <w:divBdr>
        <w:top w:val="none" w:sz="0" w:space="0" w:color="auto"/>
        <w:left w:val="none" w:sz="0" w:space="0" w:color="auto"/>
        <w:bottom w:val="none" w:sz="0" w:space="0" w:color="auto"/>
        <w:right w:val="none" w:sz="0" w:space="0" w:color="auto"/>
      </w:divBdr>
    </w:div>
    <w:div w:id="92744966">
      <w:bodyDiv w:val="1"/>
      <w:marLeft w:val="0"/>
      <w:marRight w:val="0"/>
      <w:marTop w:val="0"/>
      <w:marBottom w:val="0"/>
      <w:divBdr>
        <w:top w:val="none" w:sz="0" w:space="0" w:color="auto"/>
        <w:left w:val="none" w:sz="0" w:space="0" w:color="auto"/>
        <w:bottom w:val="none" w:sz="0" w:space="0" w:color="auto"/>
        <w:right w:val="none" w:sz="0" w:space="0" w:color="auto"/>
      </w:divBdr>
    </w:div>
    <w:div w:id="103810966">
      <w:bodyDiv w:val="1"/>
      <w:marLeft w:val="0"/>
      <w:marRight w:val="0"/>
      <w:marTop w:val="0"/>
      <w:marBottom w:val="0"/>
      <w:divBdr>
        <w:top w:val="none" w:sz="0" w:space="0" w:color="auto"/>
        <w:left w:val="none" w:sz="0" w:space="0" w:color="auto"/>
        <w:bottom w:val="none" w:sz="0" w:space="0" w:color="auto"/>
        <w:right w:val="none" w:sz="0" w:space="0" w:color="auto"/>
      </w:divBdr>
    </w:div>
    <w:div w:id="112984958">
      <w:bodyDiv w:val="1"/>
      <w:marLeft w:val="0"/>
      <w:marRight w:val="0"/>
      <w:marTop w:val="0"/>
      <w:marBottom w:val="0"/>
      <w:divBdr>
        <w:top w:val="none" w:sz="0" w:space="0" w:color="auto"/>
        <w:left w:val="none" w:sz="0" w:space="0" w:color="auto"/>
        <w:bottom w:val="none" w:sz="0" w:space="0" w:color="auto"/>
        <w:right w:val="none" w:sz="0" w:space="0" w:color="auto"/>
      </w:divBdr>
    </w:div>
    <w:div w:id="130245953">
      <w:bodyDiv w:val="1"/>
      <w:marLeft w:val="0"/>
      <w:marRight w:val="0"/>
      <w:marTop w:val="0"/>
      <w:marBottom w:val="0"/>
      <w:divBdr>
        <w:top w:val="none" w:sz="0" w:space="0" w:color="auto"/>
        <w:left w:val="none" w:sz="0" w:space="0" w:color="auto"/>
        <w:bottom w:val="none" w:sz="0" w:space="0" w:color="auto"/>
        <w:right w:val="none" w:sz="0" w:space="0" w:color="auto"/>
      </w:divBdr>
    </w:div>
    <w:div w:id="133451182">
      <w:bodyDiv w:val="1"/>
      <w:marLeft w:val="0"/>
      <w:marRight w:val="0"/>
      <w:marTop w:val="0"/>
      <w:marBottom w:val="0"/>
      <w:divBdr>
        <w:top w:val="none" w:sz="0" w:space="0" w:color="auto"/>
        <w:left w:val="none" w:sz="0" w:space="0" w:color="auto"/>
        <w:bottom w:val="none" w:sz="0" w:space="0" w:color="auto"/>
        <w:right w:val="none" w:sz="0" w:space="0" w:color="auto"/>
      </w:divBdr>
    </w:div>
    <w:div w:id="150296063">
      <w:bodyDiv w:val="1"/>
      <w:marLeft w:val="0"/>
      <w:marRight w:val="0"/>
      <w:marTop w:val="0"/>
      <w:marBottom w:val="0"/>
      <w:divBdr>
        <w:top w:val="none" w:sz="0" w:space="0" w:color="auto"/>
        <w:left w:val="none" w:sz="0" w:space="0" w:color="auto"/>
        <w:bottom w:val="none" w:sz="0" w:space="0" w:color="auto"/>
        <w:right w:val="none" w:sz="0" w:space="0" w:color="auto"/>
      </w:divBdr>
    </w:div>
    <w:div w:id="151871119">
      <w:bodyDiv w:val="1"/>
      <w:marLeft w:val="0"/>
      <w:marRight w:val="0"/>
      <w:marTop w:val="0"/>
      <w:marBottom w:val="0"/>
      <w:divBdr>
        <w:top w:val="none" w:sz="0" w:space="0" w:color="auto"/>
        <w:left w:val="none" w:sz="0" w:space="0" w:color="auto"/>
        <w:bottom w:val="none" w:sz="0" w:space="0" w:color="auto"/>
        <w:right w:val="none" w:sz="0" w:space="0" w:color="auto"/>
      </w:divBdr>
    </w:div>
    <w:div w:id="163202209">
      <w:bodyDiv w:val="1"/>
      <w:marLeft w:val="0"/>
      <w:marRight w:val="0"/>
      <w:marTop w:val="0"/>
      <w:marBottom w:val="0"/>
      <w:divBdr>
        <w:top w:val="none" w:sz="0" w:space="0" w:color="auto"/>
        <w:left w:val="none" w:sz="0" w:space="0" w:color="auto"/>
        <w:bottom w:val="none" w:sz="0" w:space="0" w:color="auto"/>
        <w:right w:val="none" w:sz="0" w:space="0" w:color="auto"/>
      </w:divBdr>
    </w:div>
    <w:div w:id="167642695">
      <w:bodyDiv w:val="1"/>
      <w:marLeft w:val="0"/>
      <w:marRight w:val="0"/>
      <w:marTop w:val="0"/>
      <w:marBottom w:val="0"/>
      <w:divBdr>
        <w:top w:val="none" w:sz="0" w:space="0" w:color="auto"/>
        <w:left w:val="none" w:sz="0" w:space="0" w:color="auto"/>
        <w:bottom w:val="none" w:sz="0" w:space="0" w:color="auto"/>
        <w:right w:val="none" w:sz="0" w:space="0" w:color="auto"/>
      </w:divBdr>
    </w:div>
    <w:div w:id="175120326">
      <w:bodyDiv w:val="1"/>
      <w:marLeft w:val="0"/>
      <w:marRight w:val="0"/>
      <w:marTop w:val="0"/>
      <w:marBottom w:val="0"/>
      <w:divBdr>
        <w:top w:val="none" w:sz="0" w:space="0" w:color="auto"/>
        <w:left w:val="none" w:sz="0" w:space="0" w:color="auto"/>
        <w:bottom w:val="none" w:sz="0" w:space="0" w:color="auto"/>
        <w:right w:val="none" w:sz="0" w:space="0" w:color="auto"/>
      </w:divBdr>
    </w:div>
    <w:div w:id="184562030">
      <w:bodyDiv w:val="1"/>
      <w:marLeft w:val="0"/>
      <w:marRight w:val="0"/>
      <w:marTop w:val="0"/>
      <w:marBottom w:val="0"/>
      <w:divBdr>
        <w:top w:val="none" w:sz="0" w:space="0" w:color="auto"/>
        <w:left w:val="none" w:sz="0" w:space="0" w:color="auto"/>
        <w:bottom w:val="none" w:sz="0" w:space="0" w:color="auto"/>
        <w:right w:val="none" w:sz="0" w:space="0" w:color="auto"/>
      </w:divBdr>
    </w:div>
    <w:div w:id="219825505">
      <w:bodyDiv w:val="1"/>
      <w:marLeft w:val="0"/>
      <w:marRight w:val="0"/>
      <w:marTop w:val="0"/>
      <w:marBottom w:val="0"/>
      <w:divBdr>
        <w:top w:val="none" w:sz="0" w:space="0" w:color="auto"/>
        <w:left w:val="none" w:sz="0" w:space="0" w:color="auto"/>
        <w:bottom w:val="none" w:sz="0" w:space="0" w:color="auto"/>
        <w:right w:val="none" w:sz="0" w:space="0" w:color="auto"/>
      </w:divBdr>
    </w:div>
    <w:div w:id="256721403">
      <w:bodyDiv w:val="1"/>
      <w:marLeft w:val="0"/>
      <w:marRight w:val="0"/>
      <w:marTop w:val="0"/>
      <w:marBottom w:val="0"/>
      <w:divBdr>
        <w:top w:val="none" w:sz="0" w:space="0" w:color="auto"/>
        <w:left w:val="none" w:sz="0" w:space="0" w:color="auto"/>
        <w:bottom w:val="none" w:sz="0" w:space="0" w:color="auto"/>
        <w:right w:val="none" w:sz="0" w:space="0" w:color="auto"/>
      </w:divBdr>
    </w:div>
    <w:div w:id="264268368">
      <w:bodyDiv w:val="1"/>
      <w:marLeft w:val="0"/>
      <w:marRight w:val="0"/>
      <w:marTop w:val="0"/>
      <w:marBottom w:val="0"/>
      <w:divBdr>
        <w:top w:val="none" w:sz="0" w:space="0" w:color="auto"/>
        <w:left w:val="none" w:sz="0" w:space="0" w:color="auto"/>
        <w:bottom w:val="none" w:sz="0" w:space="0" w:color="auto"/>
        <w:right w:val="none" w:sz="0" w:space="0" w:color="auto"/>
      </w:divBdr>
    </w:div>
    <w:div w:id="283736032">
      <w:bodyDiv w:val="1"/>
      <w:marLeft w:val="0"/>
      <w:marRight w:val="0"/>
      <w:marTop w:val="0"/>
      <w:marBottom w:val="0"/>
      <w:divBdr>
        <w:top w:val="none" w:sz="0" w:space="0" w:color="auto"/>
        <w:left w:val="none" w:sz="0" w:space="0" w:color="auto"/>
        <w:bottom w:val="none" w:sz="0" w:space="0" w:color="auto"/>
        <w:right w:val="none" w:sz="0" w:space="0" w:color="auto"/>
      </w:divBdr>
    </w:div>
    <w:div w:id="329718733">
      <w:bodyDiv w:val="1"/>
      <w:marLeft w:val="0"/>
      <w:marRight w:val="0"/>
      <w:marTop w:val="0"/>
      <w:marBottom w:val="0"/>
      <w:divBdr>
        <w:top w:val="none" w:sz="0" w:space="0" w:color="auto"/>
        <w:left w:val="none" w:sz="0" w:space="0" w:color="auto"/>
        <w:bottom w:val="none" w:sz="0" w:space="0" w:color="auto"/>
        <w:right w:val="none" w:sz="0" w:space="0" w:color="auto"/>
      </w:divBdr>
    </w:div>
    <w:div w:id="338119061">
      <w:bodyDiv w:val="1"/>
      <w:marLeft w:val="0"/>
      <w:marRight w:val="0"/>
      <w:marTop w:val="0"/>
      <w:marBottom w:val="0"/>
      <w:divBdr>
        <w:top w:val="none" w:sz="0" w:space="0" w:color="auto"/>
        <w:left w:val="none" w:sz="0" w:space="0" w:color="auto"/>
        <w:bottom w:val="none" w:sz="0" w:space="0" w:color="auto"/>
        <w:right w:val="none" w:sz="0" w:space="0" w:color="auto"/>
      </w:divBdr>
    </w:div>
    <w:div w:id="345064369">
      <w:bodyDiv w:val="1"/>
      <w:marLeft w:val="0"/>
      <w:marRight w:val="0"/>
      <w:marTop w:val="0"/>
      <w:marBottom w:val="0"/>
      <w:divBdr>
        <w:top w:val="none" w:sz="0" w:space="0" w:color="auto"/>
        <w:left w:val="none" w:sz="0" w:space="0" w:color="auto"/>
        <w:bottom w:val="none" w:sz="0" w:space="0" w:color="auto"/>
        <w:right w:val="none" w:sz="0" w:space="0" w:color="auto"/>
      </w:divBdr>
    </w:div>
    <w:div w:id="351107842">
      <w:bodyDiv w:val="1"/>
      <w:marLeft w:val="0"/>
      <w:marRight w:val="0"/>
      <w:marTop w:val="0"/>
      <w:marBottom w:val="0"/>
      <w:divBdr>
        <w:top w:val="none" w:sz="0" w:space="0" w:color="auto"/>
        <w:left w:val="none" w:sz="0" w:space="0" w:color="auto"/>
        <w:bottom w:val="none" w:sz="0" w:space="0" w:color="auto"/>
        <w:right w:val="none" w:sz="0" w:space="0" w:color="auto"/>
      </w:divBdr>
    </w:div>
    <w:div w:id="364063280">
      <w:bodyDiv w:val="1"/>
      <w:marLeft w:val="0"/>
      <w:marRight w:val="0"/>
      <w:marTop w:val="0"/>
      <w:marBottom w:val="0"/>
      <w:divBdr>
        <w:top w:val="none" w:sz="0" w:space="0" w:color="auto"/>
        <w:left w:val="none" w:sz="0" w:space="0" w:color="auto"/>
        <w:bottom w:val="none" w:sz="0" w:space="0" w:color="auto"/>
        <w:right w:val="none" w:sz="0" w:space="0" w:color="auto"/>
      </w:divBdr>
    </w:div>
    <w:div w:id="397095240">
      <w:bodyDiv w:val="1"/>
      <w:marLeft w:val="0"/>
      <w:marRight w:val="0"/>
      <w:marTop w:val="0"/>
      <w:marBottom w:val="0"/>
      <w:divBdr>
        <w:top w:val="none" w:sz="0" w:space="0" w:color="auto"/>
        <w:left w:val="none" w:sz="0" w:space="0" w:color="auto"/>
        <w:bottom w:val="none" w:sz="0" w:space="0" w:color="auto"/>
        <w:right w:val="none" w:sz="0" w:space="0" w:color="auto"/>
      </w:divBdr>
    </w:div>
    <w:div w:id="400098604">
      <w:bodyDiv w:val="1"/>
      <w:marLeft w:val="0"/>
      <w:marRight w:val="0"/>
      <w:marTop w:val="0"/>
      <w:marBottom w:val="0"/>
      <w:divBdr>
        <w:top w:val="none" w:sz="0" w:space="0" w:color="auto"/>
        <w:left w:val="none" w:sz="0" w:space="0" w:color="auto"/>
        <w:bottom w:val="none" w:sz="0" w:space="0" w:color="auto"/>
        <w:right w:val="none" w:sz="0" w:space="0" w:color="auto"/>
      </w:divBdr>
    </w:div>
    <w:div w:id="414520957">
      <w:bodyDiv w:val="1"/>
      <w:marLeft w:val="0"/>
      <w:marRight w:val="0"/>
      <w:marTop w:val="0"/>
      <w:marBottom w:val="0"/>
      <w:divBdr>
        <w:top w:val="none" w:sz="0" w:space="0" w:color="auto"/>
        <w:left w:val="none" w:sz="0" w:space="0" w:color="auto"/>
        <w:bottom w:val="none" w:sz="0" w:space="0" w:color="auto"/>
        <w:right w:val="none" w:sz="0" w:space="0" w:color="auto"/>
      </w:divBdr>
    </w:div>
    <w:div w:id="421605016">
      <w:bodyDiv w:val="1"/>
      <w:marLeft w:val="0"/>
      <w:marRight w:val="0"/>
      <w:marTop w:val="0"/>
      <w:marBottom w:val="0"/>
      <w:divBdr>
        <w:top w:val="none" w:sz="0" w:space="0" w:color="auto"/>
        <w:left w:val="none" w:sz="0" w:space="0" w:color="auto"/>
        <w:bottom w:val="none" w:sz="0" w:space="0" w:color="auto"/>
        <w:right w:val="none" w:sz="0" w:space="0" w:color="auto"/>
      </w:divBdr>
    </w:div>
    <w:div w:id="423494599">
      <w:bodyDiv w:val="1"/>
      <w:marLeft w:val="0"/>
      <w:marRight w:val="0"/>
      <w:marTop w:val="0"/>
      <w:marBottom w:val="0"/>
      <w:divBdr>
        <w:top w:val="none" w:sz="0" w:space="0" w:color="auto"/>
        <w:left w:val="none" w:sz="0" w:space="0" w:color="auto"/>
        <w:bottom w:val="none" w:sz="0" w:space="0" w:color="auto"/>
        <w:right w:val="none" w:sz="0" w:space="0" w:color="auto"/>
      </w:divBdr>
    </w:div>
    <w:div w:id="424501866">
      <w:bodyDiv w:val="1"/>
      <w:marLeft w:val="0"/>
      <w:marRight w:val="0"/>
      <w:marTop w:val="0"/>
      <w:marBottom w:val="0"/>
      <w:divBdr>
        <w:top w:val="none" w:sz="0" w:space="0" w:color="auto"/>
        <w:left w:val="none" w:sz="0" w:space="0" w:color="auto"/>
        <w:bottom w:val="none" w:sz="0" w:space="0" w:color="auto"/>
        <w:right w:val="none" w:sz="0" w:space="0" w:color="auto"/>
      </w:divBdr>
    </w:div>
    <w:div w:id="427509037">
      <w:bodyDiv w:val="1"/>
      <w:marLeft w:val="0"/>
      <w:marRight w:val="0"/>
      <w:marTop w:val="0"/>
      <w:marBottom w:val="0"/>
      <w:divBdr>
        <w:top w:val="none" w:sz="0" w:space="0" w:color="auto"/>
        <w:left w:val="none" w:sz="0" w:space="0" w:color="auto"/>
        <w:bottom w:val="none" w:sz="0" w:space="0" w:color="auto"/>
        <w:right w:val="none" w:sz="0" w:space="0" w:color="auto"/>
      </w:divBdr>
    </w:div>
    <w:div w:id="431317928">
      <w:bodyDiv w:val="1"/>
      <w:marLeft w:val="0"/>
      <w:marRight w:val="0"/>
      <w:marTop w:val="0"/>
      <w:marBottom w:val="0"/>
      <w:divBdr>
        <w:top w:val="none" w:sz="0" w:space="0" w:color="auto"/>
        <w:left w:val="none" w:sz="0" w:space="0" w:color="auto"/>
        <w:bottom w:val="none" w:sz="0" w:space="0" w:color="auto"/>
        <w:right w:val="none" w:sz="0" w:space="0" w:color="auto"/>
      </w:divBdr>
    </w:div>
    <w:div w:id="447895619">
      <w:bodyDiv w:val="1"/>
      <w:marLeft w:val="0"/>
      <w:marRight w:val="0"/>
      <w:marTop w:val="0"/>
      <w:marBottom w:val="0"/>
      <w:divBdr>
        <w:top w:val="none" w:sz="0" w:space="0" w:color="auto"/>
        <w:left w:val="none" w:sz="0" w:space="0" w:color="auto"/>
        <w:bottom w:val="none" w:sz="0" w:space="0" w:color="auto"/>
        <w:right w:val="none" w:sz="0" w:space="0" w:color="auto"/>
      </w:divBdr>
    </w:div>
    <w:div w:id="456528023">
      <w:bodyDiv w:val="1"/>
      <w:marLeft w:val="0"/>
      <w:marRight w:val="0"/>
      <w:marTop w:val="0"/>
      <w:marBottom w:val="0"/>
      <w:divBdr>
        <w:top w:val="none" w:sz="0" w:space="0" w:color="auto"/>
        <w:left w:val="none" w:sz="0" w:space="0" w:color="auto"/>
        <w:bottom w:val="none" w:sz="0" w:space="0" w:color="auto"/>
        <w:right w:val="none" w:sz="0" w:space="0" w:color="auto"/>
      </w:divBdr>
    </w:div>
    <w:div w:id="467094152">
      <w:bodyDiv w:val="1"/>
      <w:marLeft w:val="0"/>
      <w:marRight w:val="0"/>
      <w:marTop w:val="0"/>
      <w:marBottom w:val="0"/>
      <w:divBdr>
        <w:top w:val="none" w:sz="0" w:space="0" w:color="auto"/>
        <w:left w:val="none" w:sz="0" w:space="0" w:color="auto"/>
        <w:bottom w:val="none" w:sz="0" w:space="0" w:color="auto"/>
        <w:right w:val="none" w:sz="0" w:space="0" w:color="auto"/>
      </w:divBdr>
    </w:div>
    <w:div w:id="469598050">
      <w:bodyDiv w:val="1"/>
      <w:marLeft w:val="0"/>
      <w:marRight w:val="0"/>
      <w:marTop w:val="0"/>
      <w:marBottom w:val="0"/>
      <w:divBdr>
        <w:top w:val="none" w:sz="0" w:space="0" w:color="auto"/>
        <w:left w:val="none" w:sz="0" w:space="0" w:color="auto"/>
        <w:bottom w:val="none" w:sz="0" w:space="0" w:color="auto"/>
        <w:right w:val="none" w:sz="0" w:space="0" w:color="auto"/>
      </w:divBdr>
    </w:div>
    <w:div w:id="472142967">
      <w:bodyDiv w:val="1"/>
      <w:marLeft w:val="0"/>
      <w:marRight w:val="0"/>
      <w:marTop w:val="0"/>
      <w:marBottom w:val="0"/>
      <w:divBdr>
        <w:top w:val="none" w:sz="0" w:space="0" w:color="auto"/>
        <w:left w:val="none" w:sz="0" w:space="0" w:color="auto"/>
        <w:bottom w:val="none" w:sz="0" w:space="0" w:color="auto"/>
        <w:right w:val="none" w:sz="0" w:space="0" w:color="auto"/>
      </w:divBdr>
    </w:div>
    <w:div w:id="487014182">
      <w:bodyDiv w:val="1"/>
      <w:marLeft w:val="0"/>
      <w:marRight w:val="0"/>
      <w:marTop w:val="0"/>
      <w:marBottom w:val="0"/>
      <w:divBdr>
        <w:top w:val="none" w:sz="0" w:space="0" w:color="auto"/>
        <w:left w:val="none" w:sz="0" w:space="0" w:color="auto"/>
        <w:bottom w:val="none" w:sz="0" w:space="0" w:color="auto"/>
        <w:right w:val="none" w:sz="0" w:space="0" w:color="auto"/>
      </w:divBdr>
    </w:div>
    <w:div w:id="495069259">
      <w:bodyDiv w:val="1"/>
      <w:marLeft w:val="0"/>
      <w:marRight w:val="0"/>
      <w:marTop w:val="0"/>
      <w:marBottom w:val="0"/>
      <w:divBdr>
        <w:top w:val="none" w:sz="0" w:space="0" w:color="auto"/>
        <w:left w:val="none" w:sz="0" w:space="0" w:color="auto"/>
        <w:bottom w:val="none" w:sz="0" w:space="0" w:color="auto"/>
        <w:right w:val="none" w:sz="0" w:space="0" w:color="auto"/>
      </w:divBdr>
    </w:div>
    <w:div w:id="515971842">
      <w:bodyDiv w:val="1"/>
      <w:marLeft w:val="0"/>
      <w:marRight w:val="0"/>
      <w:marTop w:val="0"/>
      <w:marBottom w:val="0"/>
      <w:divBdr>
        <w:top w:val="none" w:sz="0" w:space="0" w:color="auto"/>
        <w:left w:val="none" w:sz="0" w:space="0" w:color="auto"/>
        <w:bottom w:val="none" w:sz="0" w:space="0" w:color="auto"/>
        <w:right w:val="none" w:sz="0" w:space="0" w:color="auto"/>
      </w:divBdr>
    </w:div>
    <w:div w:id="518353975">
      <w:bodyDiv w:val="1"/>
      <w:marLeft w:val="0"/>
      <w:marRight w:val="0"/>
      <w:marTop w:val="0"/>
      <w:marBottom w:val="0"/>
      <w:divBdr>
        <w:top w:val="none" w:sz="0" w:space="0" w:color="auto"/>
        <w:left w:val="none" w:sz="0" w:space="0" w:color="auto"/>
        <w:bottom w:val="none" w:sz="0" w:space="0" w:color="auto"/>
        <w:right w:val="none" w:sz="0" w:space="0" w:color="auto"/>
      </w:divBdr>
    </w:div>
    <w:div w:id="522205950">
      <w:bodyDiv w:val="1"/>
      <w:marLeft w:val="0"/>
      <w:marRight w:val="0"/>
      <w:marTop w:val="0"/>
      <w:marBottom w:val="0"/>
      <w:divBdr>
        <w:top w:val="none" w:sz="0" w:space="0" w:color="auto"/>
        <w:left w:val="none" w:sz="0" w:space="0" w:color="auto"/>
        <w:bottom w:val="none" w:sz="0" w:space="0" w:color="auto"/>
        <w:right w:val="none" w:sz="0" w:space="0" w:color="auto"/>
      </w:divBdr>
    </w:div>
    <w:div w:id="545292271">
      <w:bodyDiv w:val="1"/>
      <w:marLeft w:val="0"/>
      <w:marRight w:val="0"/>
      <w:marTop w:val="0"/>
      <w:marBottom w:val="0"/>
      <w:divBdr>
        <w:top w:val="none" w:sz="0" w:space="0" w:color="auto"/>
        <w:left w:val="none" w:sz="0" w:space="0" w:color="auto"/>
        <w:bottom w:val="none" w:sz="0" w:space="0" w:color="auto"/>
        <w:right w:val="none" w:sz="0" w:space="0" w:color="auto"/>
      </w:divBdr>
    </w:div>
    <w:div w:id="550192717">
      <w:bodyDiv w:val="1"/>
      <w:marLeft w:val="0"/>
      <w:marRight w:val="0"/>
      <w:marTop w:val="0"/>
      <w:marBottom w:val="0"/>
      <w:divBdr>
        <w:top w:val="none" w:sz="0" w:space="0" w:color="auto"/>
        <w:left w:val="none" w:sz="0" w:space="0" w:color="auto"/>
        <w:bottom w:val="none" w:sz="0" w:space="0" w:color="auto"/>
        <w:right w:val="none" w:sz="0" w:space="0" w:color="auto"/>
      </w:divBdr>
    </w:div>
    <w:div w:id="583075834">
      <w:bodyDiv w:val="1"/>
      <w:marLeft w:val="0"/>
      <w:marRight w:val="0"/>
      <w:marTop w:val="0"/>
      <w:marBottom w:val="0"/>
      <w:divBdr>
        <w:top w:val="none" w:sz="0" w:space="0" w:color="auto"/>
        <w:left w:val="none" w:sz="0" w:space="0" w:color="auto"/>
        <w:bottom w:val="none" w:sz="0" w:space="0" w:color="auto"/>
        <w:right w:val="none" w:sz="0" w:space="0" w:color="auto"/>
      </w:divBdr>
    </w:div>
    <w:div w:id="599408823">
      <w:bodyDiv w:val="1"/>
      <w:marLeft w:val="0"/>
      <w:marRight w:val="0"/>
      <w:marTop w:val="0"/>
      <w:marBottom w:val="0"/>
      <w:divBdr>
        <w:top w:val="none" w:sz="0" w:space="0" w:color="auto"/>
        <w:left w:val="none" w:sz="0" w:space="0" w:color="auto"/>
        <w:bottom w:val="none" w:sz="0" w:space="0" w:color="auto"/>
        <w:right w:val="none" w:sz="0" w:space="0" w:color="auto"/>
      </w:divBdr>
    </w:div>
    <w:div w:id="630207201">
      <w:bodyDiv w:val="1"/>
      <w:marLeft w:val="0"/>
      <w:marRight w:val="0"/>
      <w:marTop w:val="0"/>
      <w:marBottom w:val="0"/>
      <w:divBdr>
        <w:top w:val="none" w:sz="0" w:space="0" w:color="auto"/>
        <w:left w:val="none" w:sz="0" w:space="0" w:color="auto"/>
        <w:bottom w:val="none" w:sz="0" w:space="0" w:color="auto"/>
        <w:right w:val="none" w:sz="0" w:space="0" w:color="auto"/>
      </w:divBdr>
    </w:div>
    <w:div w:id="671875803">
      <w:bodyDiv w:val="1"/>
      <w:marLeft w:val="0"/>
      <w:marRight w:val="0"/>
      <w:marTop w:val="0"/>
      <w:marBottom w:val="0"/>
      <w:divBdr>
        <w:top w:val="none" w:sz="0" w:space="0" w:color="auto"/>
        <w:left w:val="none" w:sz="0" w:space="0" w:color="auto"/>
        <w:bottom w:val="none" w:sz="0" w:space="0" w:color="auto"/>
        <w:right w:val="none" w:sz="0" w:space="0" w:color="auto"/>
      </w:divBdr>
    </w:div>
    <w:div w:id="730739424">
      <w:bodyDiv w:val="1"/>
      <w:marLeft w:val="0"/>
      <w:marRight w:val="0"/>
      <w:marTop w:val="0"/>
      <w:marBottom w:val="0"/>
      <w:divBdr>
        <w:top w:val="none" w:sz="0" w:space="0" w:color="auto"/>
        <w:left w:val="none" w:sz="0" w:space="0" w:color="auto"/>
        <w:bottom w:val="none" w:sz="0" w:space="0" w:color="auto"/>
        <w:right w:val="none" w:sz="0" w:space="0" w:color="auto"/>
      </w:divBdr>
    </w:div>
    <w:div w:id="735662886">
      <w:bodyDiv w:val="1"/>
      <w:marLeft w:val="0"/>
      <w:marRight w:val="0"/>
      <w:marTop w:val="0"/>
      <w:marBottom w:val="0"/>
      <w:divBdr>
        <w:top w:val="none" w:sz="0" w:space="0" w:color="auto"/>
        <w:left w:val="none" w:sz="0" w:space="0" w:color="auto"/>
        <w:bottom w:val="none" w:sz="0" w:space="0" w:color="auto"/>
        <w:right w:val="none" w:sz="0" w:space="0" w:color="auto"/>
      </w:divBdr>
    </w:div>
    <w:div w:id="760487537">
      <w:bodyDiv w:val="1"/>
      <w:marLeft w:val="0"/>
      <w:marRight w:val="0"/>
      <w:marTop w:val="0"/>
      <w:marBottom w:val="0"/>
      <w:divBdr>
        <w:top w:val="none" w:sz="0" w:space="0" w:color="auto"/>
        <w:left w:val="none" w:sz="0" w:space="0" w:color="auto"/>
        <w:bottom w:val="none" w:sz="0" w:space="0" w:color="auto"/>
        <w:right w:val="none" w:sz="0" w:space="0" w:color="auto"/>
      </w:divBdr>
    </w:div>
    <w:div w:id="763451575">
      <w:bodyDiv w:val="1"/>
      <w:marLeft w:val="0"/>
      <w:marRight w:val="0"/>
      <w:marTop w:val="0"/>
      <w:marBottom w:val="0"/>
      <w:divBdr>
        <w:top w:val="none" w:sz="0" w:space="0" w:color="auto"/>
        <w:left w:val="none" w:sz="0" w:space="0" w:color="auto"/>
        <w:bottom w:val="none" w:sz="0" w:space="0" w:color="auto"/>
        <w:right w:val="none" w:sz="0" w:space="0" w:color="auto"/>
      </w:divBdr>
    </w:div>
    <w:div w:id="766000023">
      <w:bodyDiv w:val="1"/>
      <w:marLeft w:val="0"/>
      <w:marRight w:val="0"/>
      <w:marTop w:val="0"/>
      <w:marBottom w:val="0"/>
      <w:divBdr>
        <w:top w:val="none" w:sz="0" w:space="0" w:color="auto"/>
        <w:left w:val="none" w:sz="0" w:space="0" w:color="auto"/>
        <w:bottom w:val="none" w:sz="0" w:space="0" w:color="auto"/>
        <w:right w:val="none" w:sz="0" w:space="0" w:color="auto"/>
      </w:divBdr>
    </w:div>
    <w:div w:id="780688879">
      <w:bodyDiv w:val="1"/>
      <w:marLeft w:val="0"/>
      <w:marRight w:val="0"/>
      <w:marTop w:val="0"/>
      <w:marBottom w:val="0"/>
      <w:divBdr>
        <w:top w:val="none" w:sz="0" w:space="0" w:color="auto"/>
        <w:left w:val="none" w:sz="0" w:space="0" w:color="auto"/>
        <w:bottom w:val="none" w:sz="0" w:space="0" w:color="auto"/>
        <w:right w:val="none" w:sz="0" w:space="0" w:color="auto"/>
      </w:divBdr>
    </w:div>
    <w:div w:id="798063889">
      <w:bodyDiv w:val="1"/>
      <w:marLeft w:val="0"/>
      <w:marRight w:val="0"/>
      <w:marTop w:val="0"/>
      <w:marBottom w:val="0"/>
      <w:divBdr>
        <w:top w:val="none" w:sz="0" w:space="0" w:color="auto"/>
        <w:left w:val="none" w:sz="0" w:space="0" w:color="auto"/>
        <w:bottom w:val="none" w:sz="0" w:space="0" w:color="auto"/>
        <w:right w:val="none" w:sz="0" w:space="0" w:color="auto"/>
      </w:divBdr>
    </w:div>
    <w:div w:id="816144574">
      <w:bodyDiv w:val="1"/>
      <w:marLeft w:val="0"/>
      <w:marRight w:val="0"/>
      <w:marTop w:val="0"/>
      <w:marBottom w:val="0"/>
      <w:divBdr>
        <w:top w:val="none" w:sz="0" w:space="0" w:color="auto"/>
        <w:left w:val="none" w:sz="0" w:space="0" w:color="auto"/>
        <w:bottom w:val="none" w:sz="0" w:space="0" w:color="auto"/>
        <w:right w:val="none" w:sz="0" w:space="0" w:color="auto"/>
      </w:divBdr>
    </w:div>
    <w:div w:id="820585955">
      <w:bodyDiv w:val="1"/>
      <w:marLeft w:val="0"/>
      <w:marRight w:val="0"/>
      <w:marTop w:val="0"/>
      <w:marBottom w:val="0"/>
      <w:divBdr>
        <w:top w:val="none" w:sz="0" w:space="0" w:color="auto"/>
        <w:left w:val="none" w:sz="0" w:space="0" w:color="auto"/>
        <w:bottom w:val="none" w:sz="0" w:space="0" w:color="auto"/>
        <w:right w:val="none" w:sz="0" w:space="0" w:color="auto"/>
      </w:divBdr>
    </w:div>
    <w:div w:id="837162200">
      <w:bodyDiv w:val="1"/>
      <w:marLeft w:val="0"/>
      <w:marRight w:val="0"/>
      <w:marTop w:val="0"/>
      <w:marBottom w:val="0"/>
      <w:divBdr>
        <w:top w:val="none" w:sz="0" w:space="0" w:color="auto"/>
        <w:left w:val="none" w:sz="0" w:space="0" w:color="auto"/>
        <w:bottom w:val="none" w:sz="0" w:space="0" w:color="auto"/>
        <w:right w:val="none" w:sz="0" w:space="0" w:color="auto"/>
      </w:divBdr>
    </w:div>
    <w:div w:id="846209986">
      <w:bodyDiv w:val="1"/>
      <w:marLeft w:val="0"/>
      <w:marRight w:val="0"/>
      <w:marTop w:val="0"/>
      <w:marBottom w:val="0"/>
      <w:divBdr>
        <w:top w:val="none" w:sz="0" w:space="0" w:color="auto"/>
        <w:left w:val="none" w:sz="0" w:space="0" w:color="auto"/>
        <w:bottom w:val="none" w:sz="0" w:space="0" w:color="auto"/>
        <w:right w:val="none" w:sz="0" w:space="0" w:color="auto"/>
      </w:divBdr>
      <w:divsChild>
        <w:div w:id="1213545301">
          <w:marLeft w:val="0"/>
          <w:marRight w:val="0"/>
          <w:marTop w:val="0"/>
          <w:marBottom w:val="0"/>
          <w:divBdr>
            <w:top w:val="none" w:sz="0" w:space="0" w:color="auto"/>
            <w:left w:val="none" w:sz="0" w:space="0" w:color="auto"/>
            <w:bottom w:val="none" w:sz="0" w:space="0" w:color="auto"/>
            <w:right w:val="none" w:sz="0" w:space="0" w:color="auto"/>
          </w:divBdr>
          <w:divsChild>
            <w:div w:id="2088111768">
              <w:marLeft w:val="0"/>
              <w:marRight w:val="0"/>
              <w:marTop w:val="0"/>
              <w:marBottom w:val="0"/>
              <w:divBdr>
                <w:top w:val="none" w:sz="0" w:space="0" w:color="auto"/>
                <w:left w:val="none" w:sz="0" w:space="0" w:color="auto"/>
                <w:bottom w:val="none" w:sz="0" w:space="0" w:color="auto"/>
                <w:right w:val="none" w:sz="0" w:space="0" w:color="auto"/>
              </w:divBdr>
            </w:div>
            <w:div w:id="1853489944">
              <w:marLeft w:val="0"/>
              <w:marRight w:val="0"/>
              <w:marTop w:val="0"/>
              <w:marBottom w:val="0"/>
              <w:divBdr>
                <w:top w:val="none" w:sz="0" w:space="0" w:color="auto"/>
                <w:left w:val="none" w:sz="0" w:space="0" w:color="auto"/>
                <w:bottom w:val="none" w:sz="0" w:space="0" w:color="auto"/>
                <w:right w:val="none" w:sz="0" w:space="0" w:color="auto"/>
              </w:divBdr>
            </w:div>
            <w:div w:id="1129517287">
              <w:marLeft w:val="0"/>
              <w:marRight w:val="0"/>
              <w:marTop w:val="0"/>
              <w:marBottom w:val="0"/>
              <w:divBdr>
                <w:top w:val="none" w:sz="0" w:space="0" w:color="auto"/>
                <w:left w:val="none" w:sz="0" w:space="0" w:color="auto"/>
                <w:bottom w:val="none" w:sz="0" w:space="0" w:color="auto"/>
                <w:right w:val="none" w:sz="0" w:space="0" w:color="auto"/>
              </w:divBdr>
            </w:div>
            <w:div w:id="2142729753">
              <w:marLeft w:val="0"/>
              <w:marRight w:val="0"/>
              <w:marTop w:val="0"/>
              <w:marBottom w:val="0"/>
              <w:divBdr>
                <w:top w:val="none" w:sz="0" w:space="0" w:color="auto"/>
                <w:left w:val="none" w:sz="0" w:space="0" w:color="auto"/>
                <w:bottom w:val="none" w:sz="0" w:space="0" w:color="auto"/>
                <w:right w:val="none" w:sz="0" w:space="0" w:color="auto"/>
              </w:divBdr>
            </w:div>
            <w:div w:id="923033793">
              <w:marLeft w:val="0"/>
              <w:marRight w:val="0"/>
              <w:marTop w:val="0"/>
              <w:marBottom w:val="0"/>
              <w:divBdr>
                <w:top w:val="none" w:sz="0" w:space="0" w:color="auto"/>
                <w:left w:val="none" w:sz="0" w:space="0" w:color="auto"/>
                <w:bottom w:val="none" w:sz="0" w:space="0" w:color="auto"/>
                <w:right w:val="none" w:sz="0" w:space="0" w:color="auto"/>
              </w:divBdr>
            </w:div>
            <w:div w:id="2073114715">
              <w:marLeft w:val="0"/>
              <w:marRight w:val="0"/>
              <w:marTop w:val="0"/>
              <w:marBottom w:val="0"/>
              <w:divBdr>
                <w:top w:val="none" w:sz="0" w:space="0" w:color="auto"/>
                <w:left w:val="none" w:sz="0" w:space="0" w:color="auto"/>
                <w:bottom w:val="none" w:sz="0" w:space="0" w:color="auto"/>
                <w:right w:val="none" w:sz="0" w:space="0" w:color="auto"/>
              </w:divBdr>
            </w:div>
            <w:div w:id="397633589">
              <w:marLeft w:val="0"/>
              <w:marRight w:val="0"/>
              <w:marTop w:val="0"/>
              <w:marBottom w:val="0"/>
              <w:divBdr>
                <w:top w:val="none" w:sz="0" w:space="0" w:color="auto"/>
                <w:left w:val="none" w:sz="0" w:space="0" w:color="auto"/>
                <w:bottom w:val="none" w:sz="0" w:space="0" w:color="auto"/>
                <w:right w:val="none" w:sz="0" w:space="0" w:color="auto"/>
              </w:divBdr>
            </w:div>
            <w:div w:id="1402945164">
              <w:marLeft w:val="0"/>
              <w:marRight w:val="0"/>
              <w:marTop w:val="0"/>
              <w:marBottom w:val="0"/>
              <w:divBdr>
                <w:top w:val="none" w:sz="0" w:space="0" w:color="auto"/>
                <w:left w:val="none" w:sz="0" w:space="0" w:color="auto"/>
                <w:bottom w:val="none" w:sz="0" w:space="0" w:color="auto"/>
                <w:right w:val="none" w:sz="0" w:space="0" w:color="auto"/>
              </w:divBdr>
            </w:div>
            <w:div w:id="358435985">
              <w:marLeft w:val="0"/>
              <w:marRight w:val="0"/>
              <w:marTop w:val="0"/>
              <w:marBottom w:val="0"/>
              <w:divBdr>
                <w:top w:val="none" w:sz="0" w:space="0" w:color="auto"/>
                <w:left w:val="none" w:sz="0" w:space="0" w:color="auto"/>
                <w:bottom w:val="none" w:sz="0" w:space="0" w:color="auto"/>
                <w:right w:val="none" w:sz="0" w:space="0" w:color="auto"/>
              </w:divBdr>
            </w:div>
            <w:div w:id="1688173291">
              <w:marLeft w:val="0"/>
              <w:marRight w:val="0"/>
              <w:marTop w:val="0"/>
              <w:marBottom w:val="0"/>
              <w:divBdr>
                <w:top w:val="none" w:sz="0" w:space="0" w:color="auto"/>
                <w:left w:val="none" w:sz="0" w:space="0" w:color="auto"/>
                <w:bottom w:val="none" w:sz="0" w:space="0" w:color="auto"/>
                <w:right w:val="none" w:sz="0" w:space="0" w:color="auto"/>
              </w:divBdr>
            </w:div>
            <w:div w:id="805971774">
              <w:marLeft w:val="0"/>
              <w:marRight w:val="0"/>
              <w:marTop w:val="0"/>
              <w:marBottom w:val="0"/>
              <w:divBdr>
                <w:top w:val="none" w:sz="0" w:space="0" w:color="auto"/>
                <w:left w:val="none" w:sz="0" w:space="0" w:color="auto"/>
                <w:bottom w:val="none" w:sz="0" w:space="0" w:color="auto"/>
                <w:right w:val="none" w:sz="0" w:space="0" w:color="auto"/>
              </w:divBdr>
            </w:div>
            <w:div w:id="2083289519">
              <w:marLeft w:val="0"/>
              <w:marRight w:val="0"/>
              <w:marTop w:val="0"/>
              <w:marBottom w:val="0"/>
              <w:divBdr>
                <w:top w:val="none" w:sz="0" w:space="0" w:color="auto"/>
                <w:left w:val="none" w:sz="0" w:space="0" w:color="auto"/>
                <w:bottom w:val="none" w:sz="0" w:space="0" w:color="auto"/>
                <w:right w:val="none" w:sz="0" w:space="0" w:color="auto"/>
              </w:divBdr>
            </w:div>
            <w:div w:id="1378512648">
              <w:marLeft w:val="0"/>
              <w:marRight w:val="0"/>
              <w:marTop w:val="0"/>
              <w:marBottom w:val="0"/>
              <w:divBdr>
                <w:top w:val="none" w:sz="0" w:space="0" w:color="auto"/>
                <w:left w:val="none" w:sz="0" w:space="0" w:color="auto"/>
                <w:bottom w:val="none" w:sz="0" w:space="0" w:color="auto"/>
                <w:right w:val="none" w:sz="0" w:space="0" w:color="auto"/>
              </w:divBdr>
            </w:div>
            <w:div w:id="1045452566">
              <w:marLeft w:val="0"/>
              <w:marRight w:val="0"/>
              <w:marTop w:val="0"/>
              <w:marBottom w:val="0"/>
              <w:divBdr>
                <w:top w:val="none" w:sz="0" w:space="0" w:color="auto"/>
                <w:left w:val="none" w:sz="0" w:space="0" w:color="auto"/>
                <w:bottom w:val="none" w:sz="0" w:space="0" w:color="auto"/>
                <w:right w:val="none" w:sz="0" w:space="0" w:color="auto"/>
              </w:divBdr>
            </w:div>
            <w:div w:id="240483833">
              <w:marLeft w:val="0"/>
              <w:marRight w:val="0"/>
              <w:marTop w:val="0"/>
              <w:marBottom w:val="0"/>
              <w:divBdr>
                <w:top w:val="none" w:sz="0" w:space="0" w:color="auto"/>
                <w:left w:val="none" w:sz="0" w:space="0" w:color="auto"/>
                <w:bottom w:val="none" w:sz="0" w:space="0" w:color="auto"/>
                <w:right w:val="none" w:sz="0" w:space="0" w:color="auto"/>
              </w:divBdr>
            </w:div>
            <w:div w:id="17618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2714">
      <w:bodyDiv w:val="1"/>
      <w:marLeft w:val="0"/>
      <w:marRight w:val="0"/>
      <w:marTop w:val="0"/>
      <w:marBottom w:val="0"/>
      <w:divBdr>
        <w:top w:val="none" w:sz="0" w:space="0" w:color="auto"/>
        <w:left w:val="none" w:sz="0" w:space="0" w:color="auto"/>
        <w:bottom w:val="none" w:sz="0" w:space="0" w:color="auto"/>
        <w:right w:val="none" w:sz="0" w:space="0" w:color="auto"/>
      </w:divBdr>
    </w:div>
    <w:div w:id="851997513">
      <w:bodyDiv w:val="1"/>
      <w:marLeft w:val="0"/>
      <w:marRight w:val="0"/>
      <w:marTop w:val="0"/>
      <w:marBottom w:val="0"/>
      <w:divBdr>
        <w:top w:val="none" w:sz="0" w:space="0" w:color="auto"/>
        <w:left w:val="none" w:sz="0" w:space="0" w:color="auto"/>
        <w:bottom w:val="none" w:sz="0" w:space="0" w:color="auto"/>
        <w:right w:val="none" w:sz="0" w:space="0" w:color="auto"/>
      </w:divBdr>
    </w:div>
    <w:div w:id="910239789">
      <w:bodyDiv w:val="1"/>
      <w:marLeft w:val="0"/>
      <w:marRight w:val="0"/>
      <w:marTop w:val="0"/>
      <w:marBottom w:val="0"/>
      <w:divBdr>
        <w:top w:val="none" w:sz="0" w:space="0" w:color="auto"/>
        <w:left w:val="none" w:sz="0" w:space="0" w:color="auto"/>
        <w:bottom w:val="none" w:sz="0" w:space="0" w:color="auto"/>
        <w:right w:val="none" w:sz="0" w:space="0" w:color="auto"/>
      </w:divBdr>
    </w:div>
    <w:div w:id="921371777">
      <w:bodyDiv w:val="1"/>
      <w:marLeft w:val="0"/>
      <w:marRight w:val="0"/>
      <w:marTop w:val="0"/>
      <w:marBottom w:val="0"/>
      <w:divBdr>
        <w:top w:val="none" w:sz="0" w:space="0" w:color="auto"/>
        <w:left w:val="none" w:sz="0" w:space="0" w:color="auto"/>
        <w:bottom w:val="none" w:sz="0" w:space="0" w:color="auto"/>
        <w:right w:val="none" w:sz="0" w:space="0" w:color="auto"/>
      </w:divBdr>
    </w:div>
    <w:div w:id="924412702">
      <w:bodyDiv w:val="1"/>
      <w:marLeft w:val="0"/>
      <w:marRight w:val="0"/>
      <w:marTop w:val="0"/>
      <w:marBottom w:val="0"/>
      <w:divBdr>
        <w:top w:val="none" w:sz="0" w:space="0" w:color="auto"/>
        <w:left w:val="none" w:sz="0" w:space="0" w:color="auto"/>
        <w:bottom w:val="none" w:sz="0" w:space="0" w:color="auto"/>
        <w:right w:val="none" w:sz="0" w:space="0" w:color="auto"/>
      </w:divBdr>
    </w:div>
    <w:div w:id="926307031">
      <w:bodyDiv w:val="1"/>
      <w:marLeft w:val="0"/>
      <w:marRight w:val="0"/>
      <w:marTop w:val="0"/>
      <w:marBottom w:val="0"/>
      <w:divBdr>
        <w:top w:val="none" w:sz="0" w:space="0" w:color="auto"/>
        <w:left w:val="none" w:sz="0" w:space="0" w:color="auto"/>
        <w:bottom w:val="none" w:sz="0" w:space="0" w:color="auto"/>
        <w:right w:val="none" w:sz="0" w:space="0" w:color="auto"/>
      </w:divBdr>
    </w:div>
    <w:div w:id="957251139">
      <w:bodyDiv w:val="1"/>
      <w:marLeft w:val="0"/>
      <w:marRight w:val="0"/>
      <w:marTop w:val="0"/>
      <w:marBottom w:val="0"/>
      <w:divBdr>
        <w:top w:val="none" w:sz="0" w:space="0" w:color="auto"/>
        <w:left w:val="none" w:sz="0" w:space="0" w:color="auto"/>
        <w:bottom w:val="none" w:sz="0" w:space="0" w:color="auto"/>
        <w:right w:val="none" w:sz="0" w:space="0" w:color="auto"/>
      </w:divBdr>
    </w:div>
    <w:div w:id="957569968">
      <w:bodyDiv w:val="1"/>
      <w:marLeft w:val="0"/>
      <w:marRight w:val="0"/>
      <w:marTop w:val="0"/>
      <w:marBottom w:val="0"/>
      <w:divBdr>
        <w:top w:val="none" w:sz="0" w:space="0" w:color="auto"/>
        <w:left w:val="none" w:sz="0" w:space="0" w:color="auto"/>
        <w:bottom w:val="none" w:sz="0" w:space="0" w:color="auto"/>
        <w:right w:val="none" w:sz="0" w:space="0" w:color="auto"/>
      </w:divBdr>
    </w:div>
    <w:div w:id="989291535">
      <w:bodyDiv w:val="1"/>
      <w:marLeft w:val="0"/>
      <w:marRight w:val="0"/>
      <w:marTop w:val="0"/>
      <w:marBottom w:val="0"/>
      <w:divBdr>
        <w:top w:val="none" w:sz="0" w:space="0" w:color="auto"/>
        <w:left w:val="none" w:sz="0" w:space="0" w:color="auto"/>
        <w:bottom w:val="none" w:sz="0" w:space="0" w:color="auto"/>
        <w:right w:val="none" w:sz="0" w:space="0" w:color="auto"/>
      </w:divBdr>
    </w:div>
    <w:div w:id="1003703297">
      <w:bodyDiv w:val="1"/>
      <w:marLeft w:val="0"/>
      <w:marRight w:val="0"/>
      <w:marTop w:val="0"/>
      <w:marBottom w:val="0"/>
      <w:divBdr>
        <w:top w:val="none" w:sz="0" w:space="0" w:color="auto"/>
        <w:left w:val="none" w:sz="0" w:space="0" w:color="auto"/>
        <w:bottom w:val="none" w:sz="0" w:space="0" w:color="auto"/>
        <w:right w:val="none" w:sz="0" w:space="0" w:color="auto"/>
      </w:divBdr>
    </w:div>
    <w:div w:id="1010833260">
      <w:bodyDiv w:val="1"/>
      <w:marLeft w:val="0"/>
      <w:marRight w:val="0"/>
      <w:marTop w:val="0"/>
      <w:marBottom w:val="0"/>
      <w:divBdr>
        <w:top w:val="none" w:sz="0" w:space="0" w:color="auto"/>
        <w:left w:val="none" w:sz="0" w:space="0" w:color="auto"/>
        <w:bottom w:val="none" w:sz="0" w:space="0" w:color="auto"/>
        <w:right w:val="none" w:sz="0" w:space="0" w:color="auto"/>
      </w:divBdr>
    </w:div>
    <w:div w:id="1022050552">
      <w:bodyDiv w:val="1"/>
      <w:marLeft w:val="0"/>
      <w:marRight w:val="0"/>
      <w:marTop w:val="0"/>
      <w:marBottom w:val="0"/>
      <w:divBdr>
        <w:top w:val="none" w:sz="0" w:space="0" w:color="auto"/>
        <w:left w:val="none" w:sz="0" w:space="0" w:color="auto"/>
        <w:bottom w:val="none" w:sz="0" w:space="0" w:color="auto"/>
        <w:right w:val="none" w:sz="0" w:space="0" w:color="auto"/>
      </w:divBdr>
    </w:div>
    <w:div w:id="1029380302">
      <w:bodyDiv w:val="1"/>
      <w:marLeft w:val="0"/>
      <w:marRight w:val="0"/>
      <w:marTop w:val="0"/>
      <w:marBottom w:val="0"/>
      <w:divBdr>
        <w:top w:val="none" w:sz="0" w:space="0" w:color="auto"/>
        <w:left w:val="none" w:sz="0" w:space="0" w:color="auto"/>
        <w:bottom w:val="none" w:sz="0" w:space="0" w:color="auto"/>
        <w:right w:val="none" w:sz="0" w:space="0" w:color="auto"/>
      </w:divBdr>
    </w:div>
    <w:div w:id="1086153208">
      <w:bodyDiv w:val="1"/>
      <w:marLeft w:val="0"/>
      <w:marRight w:val="0"/>
      <w:marTop w:val="0"/>
      <w:marBottom w:val="0"/>
      <w:divBdr>
        <w:top w:val="none" w:sz="0" w:space="0" w:color="auto"/>
        <w:left w:val="none" w:sz="0" w:space="0" w:color="auto"/>
        <w:bottom w:val="none" w:sz="0" w:space="0" w:color="auto"/>
        <w:right w:val="none" w:sz="0" w:space="0" w:color="auto"/>
      </w:divBdr>
    </w:div>
    <w:div w:id="1102267565">
      <w:bodyDiv w:val="1"/>
      <w:marLeft w:val="0"/>
      <w:marRight w:val="0"/>
      <w:marTop w:val="0"/>
      <w:marBottom w:val="0"/>
      <w:divBdr>
        <w:top w:val="none" w:sz="0" w:space="0" w:color="auto"/>
        <w:left w:val="none" w:sz="0" w:space="0" w:color="auto"/>
        <w:bottom w:val="none" w:sz="0" w:space="0" w:color="auto"/>
        <w:right w:val="none" w:sz="0" w:space="0" w:color="auto"/>
      </w:divBdr>
    </w:div>
    <w:div w:id="1125932149">
      <w:bodyDiv w:val="1"/>
      <w:marLeft w:val="0"/>
      <w:marRight w:val="0"/>
      <w:marTop w:val="0"/>
      <w:marBottom w:val="0"/>
      <w:divBdr>
        <w:top w:val="none" w:sz="0" w:space="0" w:color="auto"/>
        <w:left w:val="none" w:sz="0" w:space="0" w:color="auto"/>
        <w:bottom w:val="none" w:sz="0" w:space="0" w:color="auto"/>
        <w:right w:val="none" w:sz="0" w:space="0" w:color="auto"/>
      </w:divBdr>
    </w:div>
    <w:div w:id="1147161424">
      <w:bodyDiv w:val="1"/>
      <w:marLeft w:val="0"/>
      <w:marRight w:val="0"/>
      <w:marTop w:val="0"/>
      <w:marBottom w:val="0"/>
      <w:divBdr>
        <w:top w:val="none" w:sz="0" w:space="0" w:color="auto"/>
        <w:left w:val="none" w:sz="0" w:space="0" w:color="auto"/>
        <w:bottom w:val="none" w:sz="0" w:space="0" w:color="auto"/>
        <w:right w:val="none" w:sz="0" w:space="0" w:color="auto"/>
      </w:divBdr>
    </w:div>
    <w:div w:id="1155562263">
      <w:bodyDiv w:val="1"/>
      <w:marLeft w:val="0"/>
      <w:marRight w:val="0"/>
      <w:marTop w:val="0"/>
      <w:marBottom w:val="0"/>
      <w:divBdr>
        <w:top w:val="none" w:sz="0" w:space="0" w:color="auto"/>
        <w:left w:val="none" w:sz="0" w:space="0" w:color="auto"/>
        <w:bottom w:val="none" w:sz="0" w:space="0" w:color="auto"/>
        <w:right w:val="none" w:sz="0" w:space="0" w:color="auto"/>
      </w:divBdr>
    </w:div>
    <w:div w:id="1186554059">
      <w:bodyDiv w:val="1"/>
      <w:marLeft w:val="0"/>
      <w:marRight w:val="0"/>
      <w:marTop w:val="0"/>
      <w:marBottom w:val="0"/>
      <w:divBdr>
        <w:top w:val="none" w:sz="0" w:space="0" w:color="auto"/>
        <w:left w:val="none" w:sz="0" w:space="0" w:color="auto"/>
        <w:bottom w:val="none" w:sz="0" w:space="0" w:color="auto"/>
        <w:right w:val="none" w:sz="0" w:space="0" w:color="auto"/>
      </w:divBdr>
    </w:div>
    <w:div w:id="1217543528">
      <w:bodyDiv w:val="1"/>
      <w:marLeft w:val="0"/>
      <w:marRight w:val="0"/>
      <w:marTop w:val="0"/>
      <w:marBottom w:val="0"/>
      <w:divBdr>
        <w:top w:val="none" w:sz="0" w:space="0" w:color="auto"/>
        <w:left w:val="none" w:sz="0" w:space="0" w:color="auto"/>
        <w:bottom w:val="none" w:sz="0" w:space="0" w:color="auto"/>
        <w:right w:val="none" w:sz="0" w:space="0" w:color="auto"/>
      </w:divBdr>
    </w:div>
    <w:div w:id="1275330899">
      <w:bodyDiv w:val="1"/>
      <w:marLeft w:val="0"/>
      <w:marRight w:val="0"/>
      <w:marTop w:val="0"/>
      <w:marBottom w:val="0"/>
      <w:divBdr>
        <w:top w:val="none" w:sz="0" w:space="0" w:color="auto"/>
        <w:left w:val="none" w:sz="0" w:space="0" w:color="auto"/>
        <w:bottom w:val="none" w:sz="0" w:space="0" w:color="auto"/>
        <w:right w:val="none" w:sz="0" w:space="0" w:color="auto"/>
      </w:divBdr>
    </w:div>
    <w:div w:id="1277756407">
      <w:bodyDiv w:val="1"/>
      <w:marLeft w:val="0"/>
      <w:marRight w:val="0"/>
      <w:marTop w:val="0"/>
      <w:marBottom w:val="0"/>
      <w:divBdr>
        <w:top w:val="none" w:sz="0" w:space="0" w:color="auto"/>
        <w:left w:val="none" w:sz="0" w:space="0" w:color="auto"/>
        <w:bottom w:val="none" w:sz="0" w:space="0" w:color="auto"/>
        <w:right w:val="none" w:sz="0" w:space="0" w:color="auto"/>
      </w:divBdr>
    </w:div>
    <w:div w:id="1287001473">
      <w:bodyDiv w:val="1"/>
      <w:marLeft w:val="0"/>
      <w:marRight w:val="0"/>
      <w:marTop w:val="0"/>
      <w:marBottom w:val="0"/>
      <w:divBdr>
        <w:top w:val="none" w:sz="0" w:space="0" w:color="auto"/>
        <w:left w:val="none" w:sz="0" w:space="0" w:color="auto"/>
        <w:bottom w:val="none" w:sz="0" w:space="0" w:color="auto"/>
        <w:right w:val="none" w:sz="0" w:space="0" w:color="auto"/>
      </w:divBdr>
    </w:div>
    <w:div w:id="1308783852">
      <w:bodyDiv w:val="1"/>
      <w:marLeft w:val="0"/>
      <w:marRight w:val="0"/>
      <w:marTop w:val="0"/>
      <w:marBottom w:val="0"/>
      <w:divBdr>
        <w:top w:val="none" w:sz="0" w:space="0" w:color="auto"/>
        <w:left w:val="none" w:sz="0" w:space="0" w:color="auto"/>
        <w:bottom w:val="none" w:sz="0" w:space="0" w:color="auto"/>
        <w:right w:val="none" w:sz="0" w:space="0" w:color="auto"/>
      </w:divBdr>
    </w:div>
    <w:div w:id="1311448917">
      <w:bodyDiv w:val="1"/>
      <w:marLeft w:val="0"/>
      <w:marRight w:val="0"/>
      <w:marTop w:val="0"/>
      <w:marBottom w:val="0"/>
      <w:divBdr>
        <w:top w:val="none" w:sz="0" w:space="0" w:color="auto"/>
        <w:left w:val="none" w:sz="0" w:space="0" w:color="auto"/>
        <w:bottom w:val="none" w:sz="0" w:space="0" w:color="auto"/>
        <w:right w:val="none" w:sz="0" w:space="0" w:color="auto"/>
      </w:divBdr>
    </w:div>
    <w:div w:id="1341856342">
      <w:bodyDiv w:val="1"/>
      <w:marLeft w:val="0"/>
      <w:marRight w:val="0"/>
      <w:marTop w:val="0"/>
      <w:marBottom w:val="0"/>
      <w:divBdr>
        <w:top w:val="none" w:sz="0" w:space="0" w:color="auto"/>
        <w:left w:val="none" w:sz="0" w:space="0" w:color="auto"/>
        <w:bottom w:val="none" w:sz="0" w:space="0" w:color="auto"/>
        <w:right w:val="none" w:sz="0" w:space="0" w:color="auto"/>
      </w:divBdr>
    </w:div>
    <w:div w:id="1348949995">
      <w:bodyDiv w:val="1"/>
      <w:marLeft w:val="0"/>
      <w:marRight w:val="0"/>
      <w:marTop w:val="0"/>
      <w:marBottom w:val="0"/>
      <w:divBdr>
        <w:top w:val="none" w:sz="0" w:space="0" w:color="auto"/>
        <w:left w:val="none" w:sz="0" w:space="0" w:color="auto"/>
        <w:bottom w:val="none" w:sz="0" w:space="0" w:color="auto"/>
        <w:right w:val="none" w:sz="0" w:space="0" w:color="auto"/>
      </w:divBdr>
    </w:div>
    <w:div w:id="1361861675">
      <w:bodyDiv w:val="1"/>
      <w:marLeft w:val="0"/>
      <w:marRight w:val="0"/>
      <w:marTop w:val="0"/>
      <w:marBottom w:val="0"/>
      <w:divBdr>
        <w:top w:val="none" w:sz="0" w:space="0" w:color="auto"/>
        <w:left w:val="none" w:sz="0" w:space="0" w:color="auto"/>
        <w:bottom w:val="none" w:sz="0" w:space="0" w:color="auto"/>
        <w:right w:val="none" w:sz="0" w:space="0" w:color="auto"/>
      </w:divBdr>
    </w:div>
    <w:div w:id="1401176182">
      <w:bodyDiv w:val="1"/>
      <w:marLeft w:val="0"/>
      <w:marRight w:val="0"/>
      <w:marTop w:val="0"/>
      <w:marBottom w:val="0"/>
      <w:divBdr>
        <w:top w:val="none" w:sz="0" w:space="0" w:color="auto"/>
        <w:left w:val="none" w:sz="0" w:space="0" w:color="auto"/>
        <w:bottom w:val="none" w:sz="0" w:space="0" w:color="auto"/>
        <w:right w:val="none" w:sz="0" w:space="0" w:color="auto"/>
      </w:divBdr>
    </w:div>
    <w:div w:id="1406342643">
      <w:bodyDiv w:val="1"/>
      <w:marLeft w:val="0"/>
      <w:marRight w:val="0"/>
      <w:marTop w:val="0"/>
      <w:marBottom w:val="0"/>
      <w:divBdr>
        <w:top w:val="none" w:sz="0" w:space="0" w:color="auto"/>
        <w:left w:val="none" w:sz="0" w:space="0" w:color="auto"/>
        <w:bottom w:val="none" w:sz="0" w:space="0" w:color="auto"/>
        <w:right w:val="none" w:sz="0" w:space="0" w:color="auto"/>
      </w:divBdr>
    </w:div>
    <w:div w:id="1429883794">
      <w:bodyDiv w:val="1"/>
      <w:marLeft w:val="0"/>
      <w:marRight w:val="0"/>
      <w:marTop w:val="0"/>
      <w:marBottom w:val="0"/>
      <w:divBdr>
        <w:top w:val="none" w:sz="0" w:space="0" w:color="auto"/>
        <w:left w:val="none" w:sz="0" w:space="0" w:color="auto"/>
        <w:bottom w:val="none" w:sz="0" w:space="0" w:color="auto"/>
        <w:right w:val="none" w:sz="0" w:space="0" w:color="auto"/>
      </w:divBdr>
    </w:div>
    <w:div w:id="1452554016">
      <w:bodyDiv w:val="1"/>
      <w:marLeft w:val="0"/>
      <w:marRight w:val="0"/>
      <w:marTop w:val="0"/>
      <w:marBottom w:val="0"/>
      <w:divBdr>
        <w:top w:val="none" w:sz="0" w:space="0" w:color="auto"/>
        <w:left w:val="none" w:sz="0" w:space="0" w:color="auto"/>
        <w:bottom w:val="none" w:sz="0" w:space="0" w:color="auto"/>
        <w:right w:val="none" w:sz="0" w:space="0" w:color="auto"/>
      </w:divBdr>
    </w:div>
    <w:div w:id="1470053582">
      <w:bodyDiv w:val="1"/>
      <w:marLeft w:val="0"/>
      <w:marRight w:val="0"/>
      <w:marTop w:val="0"/>
      <w:marBottom w:val="0"/>
      <w:divBdr>
        <w:top w:val="none" w:sz="0" w:space="0" w:color="auto"/>
        <w:left w:val="none" w:sz="0" w:space="0" w:color="auto"/>
        <w:bottom w:val="none" w:sz="0" w:space="0" w:color="auto"/>
        <w:right w:val="none" w:sz="0" w:space="0" w:color="auto"/>
      </w:divBdr>
    </w:div>
    <w:div w:id="1472988962">
      <w:bodyDiv w:val="1"/>
      <w:marLeft w:val="0"/>
      <w:marRight w:val="0"/>
      <w:marTop w:val="0"/>
      <w:marBottom w:val="0"/>
      <w:divBdr>
        <w:top w:val="none" w:sz="0" w:space="0" w:color="auto"/>
        <w:left w:val="none" w:sz="0" w:space="0" w:color="auto"/>
        <w:bottom w:val="none" w:sz="0" w:space="0" w:color="auto"/>
        <w:right w:val="none" w:sz="0" w:space="0" w:color="auto"/>
      </w:divBdr>
    </w:div>
    <w:div w:id="1482767992">
      <w:bodyDiv w:val="1"/>
      <w:marLeft w:val="0"/>
      <w:marRight w:val="0"/>
      <w:marTop w:val="0"/>
      <w:marBottom w:val="0"/>
      <w:divBdr>
        <w:top w:val="none" w:sz="0" w:space="0" w:color="auto"/>
        <w:left w:val="none" w:sz="0" w:space="0" w:color="auto"/>
        <w:bottom w:val="none" w:sz="0" w:space="0" w:color="auto"/>
        <w:right w:val="none" w:sz="0" w:space="0" w:color="auto"/>
      </w:divBdr>
    </w:div>
    <w:div w:id="1499232425">
      <w:bodyDiv w:val="1"/>
      <w:marLeft w:val="0"/>
      <w:marRight w:val="0"/>
      <w:marTop w:val="0"/>
      <w:marBottom w:val="0"/>
      <w:divBdr>
        <w:top w:val="none" w:sz="0" w:space="0" w:color="auto"/>
        <w:left w:val="none" w:sz="0" w:space="0" w:color="auto"/>
        <w:bottom w:val="none" w:sz="0" w:space="0" w:color="auto"/>
        <w:right w:val="none" w:sz="0" w:space="0" w:color="auto"/>
      </w:divBdr>
    </w:div>
    <w:div w:id="1502549084">
      <w:bodyDiv w:val="1"/>
      <w:marLeft w:val="0"/>
      <w:marRight w:val="0"/>
      <w:marTop w:val="0"/>
      <w:marBottom w:val="0"/>
      <w:divBdr>
        <w:top w:val="none" w:sz="0" w:space="0" w:color="auto"/>
        <w:left w:val="none" w:sz="0" w:space="0" w:color="auto"/>
        <w:bottom w:val="none" w:sz="0" w:space="0" w:color="auto"/>
        <w:right w:val="none" w:sz="0" w:space="0" w:color="auto"/>
      </w:divBdr>
    </w:div>
    <w:div w:id="1516578380">
      <w:bodyDiv w:val="1"/>
      <w:marLeft w:val="0"/>
      <w:marRight w:val="0"/>
      <w:marTop w:val="0"/>
      <w:marBottom w:val="0"/>
      <w:divBdr>
        <w:top w:val="none" w:sz="0" w:space="0" w:color="auto"/>
        <w:left w:val="none" w:sz="0" w:space="0" w:color="auto"/>
        <w:bottom w:val="none" w:sz="0" w:space="0" w:color="auto"/>
        <w:right w:val="none" w:sz="0" w:space="0" w:color="auto"/>
      </w:divBdr>
    </w:div>
    <w:div w:id="1528329730">
      <w:bodyDiv w:val="1"/>
      <w:marLeft w:val="0"/>
      <w:marRight w:val="0"/>
      <w:marTop w:val="0"/>
      <w:marBottom w:val="0"/>
      <w:divBdr>
        <w:top w:val="none" w:sz="0" w:space="0" w:color="auto"/>
        <w:left w:val="none" w:sz="0" w:space="0" w:color="auto"/>
        <w:bottom w:val="none" w:sz="0" w:space="0" w:color="auto"/>
        <w:right w:val="none" w:sz="0" w:space="0" w:color="auto"/>
      </w:divBdr>
    </w:div>
    <w:div w:id="1536851811">
      <w:bodyDiv w:val="1"/>
      <w:marLeft w:val="0"/>
      <w:marRight w:val="0"/>
      <w:marTop w:val="0"/>
      <w:marBottom w:val="0"/>
      <w:divBdr>
        <w:top w:val="none" w:sz="0" w:space="0" w:color="auto"/>
        <w:left w:val="none" w:sz="0" w:space="0" w:color="auto"/>
        <w:bottom w:val="none" w:sz="0" w:space="0" w:color="auto"/>
        <w:right w:val="none" w:sz="0" w:space="0" w:color="auto"/>
      </w:divBdr>
      <w:divsChild>
        <w:div w:id="1730957320">
          <w:marLeft w:val="0"/>
          <w:marRight w:val="0"/>
          <w:marTop w:val="0"/>
          <w:marBottom w:val="0"/>
          <w:divBdr>
            <w:top w:val="none" w:sz="0" w:space="0" w:color="auto"/>
            <w:left w:val="none" w:sz="0" w:space="0" w:color="auto"/>
            <w:bottom w:val="none" w:sz="0" w:space="0" w:color="auto"/>
            <w:right w:val="none" w:sz="0" w:space="0" w:color="auto"/>
          </w:divBdr>
          <w:divsChild>
            <w:div w:id="1449083595">
              <w:marLeft w:val="0"/>
              <w:marRight w:val="0"/>
              <w:marTop w:val="0"/>
              <w:marBottom w:val="0"/>
              <w:divBdr>
                <w:top w:val="none" w:sz="0" w:space="0" w:color="auto"/>
                <w:left w:val="none" w:sz="0" w:space="0" w:color="auto"/>
                <w:bottom w:val="none" w:sz="0" w:space="0" w:color="auto"/>
                <w:right w:val="none" w:sz="0" w:space="0" w:color="auto"/>
              </w:divBdr>
            </w:div>
            <w:div w:id="2100522889">
              <w:marLeft w:val="0"/>
              <w:marRight w:val="0"/>
              <w:marTop w:val="0"/>
              <w:marBottom w:val="0"/>
              <w:divBdr>
                <w:top w:val="none" w:sz="0" w:space="0" w:color="auto"/>
                <w:left w:val="none" w:sz="0" w:space="0" w:color="auto"/>
                <w:bottom w:val="none" w:sz="0" w:space="0" w:color="auto"/>
                <w:right w:val="none" w:sz="0" w:space="0" w:color="auto"/>
              </w:divBdr>
            </w:div>
            <w:div w:id="190925846">
              <w:marLeft w:val="0"/>
              <w:marRight w:val="0"/>
              <w:marTop w:val="0"/>
              <w:marBottom w:val="0"/>
              <w:divBdr>
                <w:top w:val="none" w:sz="0" w:space="0" w:color="auto"/>
                <w:left w:val="none" w:sz="0" w:space="0" w:color="auto"/>
                <w:bottom w:val="none" w:sz="0" w:space="0" w:color="auto"/>
                <w:right w:val="none" w:sz="0" w:space="0" w:color="auto"/>
              </w:divBdr>
            </w:div>
            <w:div w:id="57173651">
              <w:marLeft w:val="0"/>
              <w:marRight w:val="0"/>
              <w:marTop w:val="0"/>
              <w:marBottom w:val="0"/>
              <w:divBdr>
                <w:top w:val="none" w:sz="0" w:space="0" w:color="auto"/>
                <w:left w:val="none" w:sz="0" w:space="0" w:color="auto"/>
                <w:bottom w:val="none" w:sz="0" w:space="0" w:color="auto"/>
                <w:right w:val="none" w:sz="0" w:space="0" w:color="auto"/>
              </w:divBdr>
            </w:div>
            <w:div w:id="708142032">
              <w:marLeft w:val="0"/>
              <w:marRight w:val="0"/>
              <w:marTop w:val="0"/>
              <w:marBottom w:val="0"/>
              <w:divBdr>
                <w:top w:val="none" w:sz="0" w:space="0" w:color="auto"/>
                <w:left w:val="none" w:sz="0" w:space="0" w:color="auto"/>
                <w:bottom w:val="none" w:sz="0" w:space="0" w:color="auto"/>
                <w:right w:val="none" w:sz="0" w:space="0" w:color="auto"/>
              </w:divBdr>
            </w:div>
            <w:div w:id="1282565137">
              <w:marLeft w:val="0"/>
              <w:marRight w:val="0"/>
              <w:marTop w:val="0"/>
              <w:marBottom w:val="0"/>
              <w:divBdr>
                <w:top w:val="none" w:sz="0" w:space="0" w:color="auto"/>
                <w:left w:val="none" w:sz="0" w:space="0" w:color="auto"/>
                <w:bottom w:val="none" w:sz="0" w:space="0" w:color="auto"/>
                <w:right w:val="none" w:sz="0" w:space="0" w:color="auto"/>
              </w:divBdr>
            </w:div>
            <w:div w:id="287861141">
              <w:marLeft w:val="0"/>
              <w:marRight w:val="0"/>
              <w:marTop w:val="0"/>
              <w:marBottom w:val="0"/>
              <w:divBdr>
                <w:top w:val="none" w:sz="0" w:space="0" w:color="auto"/>
                <w:left w:val="none" w:sz="0" w:space="0" w:color="auto"/>
                <w:bottom w:val="none" w:sz="0" w:space="0" w:color="auto"/>
                <w:right w:val="none" w:sz="0" w:space="0" w:color="auto"/>
              </w:divBdr>
            </w:div>
            <w:div w:id="773211270">
              <w:marLeft w:val="0"/>
              <w:marRight w:val="0"/>
              <w:marTop w:val="0"/>
              <w:marBottom w:val="0"/>
              <w:divBdr>
                <w:top w:val="none" w:sz="0" w:space="0" w:color="auto"/>
                <w:left w:val="none" w:sz="0" w:space="0" w:color="auto"/>
                <w:bottom w:val="none" w:sz="0" w:space="0" w:color="auto"/>
                <w:right w:val="none" w:sz="0" w:space="0" w:color="auto"/>
              </w:divBdr>
            </w:div>
            <w:div w:id="1776553820">
              <w:marLeft w:val="0"/>
              <w:marRight w:val="0"/>
              <w:marTop w:val="0"/>
              <w:marBottom w:val="0"/>
              <w:divBdr>
                <w:top w:val="none" w:sz="0" w:space="0" w:color="auto"/>
                <w:left w:val="none" w:sz="0" w:space="0" w:color="auto"/>
                <w:bottom w:val="none" w:sz="0" w:space="0" w:color="auto"/>
                <w:right w:val="none" w:sz="0" w:space="0" w:color="auto"/>
              </w:divBdr>
            </w:div>
            <w:div w:id="1436562569">
              <w:marLeft w:val="0"/>
              <w:marRight w:val="0"/>
              <w:marTop w:val="0"/>
              <w:marBottom w:val="0"/>
              <w:divBdr>
                <w:top w:val="none" w:sz="0" w:space="0" w:color="auto"/>
                <w:left w:val="none" w:sz="0" w:space="0" w:color="auto"/>
                <w:bottom w:val="none" w:sz="0" w:space="0" w:color="auto"/>
                <w:right w:val="none" w:sz="0" w:space="0" w:color="auto"/>
              </w:divBdr>
            </w:div>
            <w:div w:id="3753766">
              <w:marLeft w:val="0"/>
              <w:marRight w:val="0"/>
              <w:marTop w:val="0"/>
              <w:marBottom w:val="0"/>
              <w:divBdr>
                <w:top w:val="none" w:sz="0" w:space="0" w:color="auto"/>
                <w:left w:val="none" w:sz="0" w:space="0" w:color="auto"/>
                <w:bottom w:val="none" w:sz="0" w:space="0" w:color="auto"/>
                <w:right w:val="none" w:sz="0" w:space="0" w:color="auto"/>
              </w:divBdr>
            </w:div>
            <w:div w:id="201794484">
              <w:marLeft w:val="0"/>
              <w:marRight w:val="0"/>
              <w:marTop w:val="0"/>
              <w:marBottom w:val="0"/>
              <w:divBdr>
                <w:top w:val="none" w:sz="0" w:space="0" w:color="auto"/>
                <w:left w:val="none" w:sz="0" w:space="0" w:color="auto"/>
                <w:bottom w:val="none" w:sz="0" w:space="0" w:color="auto"/>
                <w:right w:val="none" w:sz="0" w:space="0" w:color="auto"/>
              </w:divBdr>
            </w:div>
            <w:div w:id="1048990459">
              <w:marLeft w:val="0"/>
              <w:marRight w:val="0"/>
              <w:marTop w:val="0"/>
              <w:marBottom w:val="0"/>
              <w:divBdr>
                <w:top w:val="none" w:sz="0" w:space="0" w:color="auto"/>
                <w:left w:val="none" w:sz="0" w:space="0" w:color="auto"/>
                <w:bottom w:val="none" w:sz="0" w:space="0" w:color="auto"/>
                <w:right w:val="none" w:sz="0" w:space="0" w:color="auto"/>
              </w:divBdr>
            </w:div>
            <w:div w:id="62217490">
              <w:marLeft w:val="0"/>
              <w:marRight w:val="0"/>
              <w:marTop w:val="0"/>
              <w:marBottom w:val="0"/>
              <w:divBdr>
                <w:top w:val="none" w:sz="0" w:space="0" w:color="auto"/>
                <w:left w:val="none" w:sz="0" w:space="0" w:color="auto"/>
                <w:bottom w:val="none" w:sz="0" w:space="0" w:color="auto"/>
                <w:right w:val="none" w:sz="0" w:space="0" w:color="auto"/>
              </w:divBdr>
            </w:div>
            <w:div w:id="398790734">
              <w:marLeft w:val="0"/>
              <w:marRight w:val="0"/>
              <w:marTop w:val="0"/>
              <w:marBottom w:val="0"/>
              <w:divBdr>
                <w:top w:val="none" w:sz="0" w:space="0" w:color="auto"/>
                <w:left w:val="none" w:sz="0" w:space="0" w:color="auto"/>
                <w:bottom w:val="none" w:sz="0" w:space="0" w:color="auto"/>
                <w:right w:val="none" w:sz="0" w:space="0" w:color="auto"/>
              </w:divBdr>
            </w:div>
            <w:div w:id="33496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18836">
      <w:bodyDiv w:val="1"/>
      <w:marLeft w:val="0"/>
      <w:marRight w:val="0"/>
      <w:marTop w:val="0"/>
      <w:marBottom w:val="0"/>
      <w:divBdr>
        <w:top w:val="none" w:sz="0" w:space="0" w:color="auto"/>
        <w:left w:val="none" w:sz="0" w:space="0" w:color="auto"/>
        <w:bottom w:val="none" w:sz="0" w:space="0" w:color="auto"/>
        <w:right w:val="none" w:sz="0" w:space="0" w:color="auto"/>
      </w:divBdr>
    </w:div>
    <w:div w:id="1550915165">
      <w:bodyDiv w:val="1"/>
      <w:marLeft w:val="0"/>
      <w:marRight w:val="0"/>
      <w:marTop w:val="0"/>
      <w:marBottom w:val="0"/>
      <w:divBdr>
        <w:top w:val="none" w:sz="0" w:space="0" w:color="auto"/>
        <w:left w:val="none" w:sz="0" w:space="0" w:color="auto"/>
        <w:bottom w:val="none" w:sz="0" w:space="0" w:color="auto"/>
        <w:right w:val="none" w:sz="0" w:space="0" w:color="auto"/>
      </w:divBdr>
    </w:div>
    <w:div w:id="1558780260">
      <w:bodyDiv w:val="1"/>
      <w:marLeft w:val="0"/>
      <w:marRight w:val="0"/>
      <w:marTop w:val="0"/>
      <w:marBottom w:val="0"/>
      <w:divBdr>
        <w:top w:val="none" w:sz="0" w:space="0" w:color="auto"/>
        <w:left w:val="none" w:sz="0" w:space="0" w:color="auto"/>
        <w:bottom w:val="none" w:sz="0" w:space="0" w:color="auto"/>
        <w:right w:val="none" w:sz="0" w:space="0" w:color="auto"/>
      </w:divBdr>
    </w:div>
    <w:div w:id="1567447020">
      <w:bodyDiv w:val="1"/>
      <w:marLeft w:val="0"/>
      <w:marRight w:val="0"/>
      <w:marTop w:val="0"/>
      <w:marBottom w:val="0"/>
      <w:divBdr>
        <w:top w:val="none" w:sz="0" w:space="0" w:color="auto"/>
        <w:left w:val="none" w:sz="0" w:space="0" w:color="auto"/>
        <w:bottom w:val="none" w:sz="0" w:space="0" w:color="auto"/>
        <w:right w:val="none" w:sz="0" w:space="0" w:color="auto"/>
      </w:divBdr>
    </w:div>
    <w:div w:id="1588419679">
      <w:bodyDiv w:val="1"/>
      <w:marLeft w:val="0"/>
      <w:marRight w:val="0"/>
      <w:marTop w:val="0"/>
      <w:marBottom w:val="0"/>
      <w:divBdr>
        <w:top w:val="none" w:sz="0" w:space="0" w:color="auto"/>
        <w:left w:val="none" w:sz="0" w:space="0" w:color="auto"/>
        <w:bottom w:val="none" w:sz="0" w:space="0" w:color="auto"/>
        <w:right w:val="none" w:sz="0" w:space="0" w:color="auto"/>
      </w:divBdr>
    </w:div>
    <w:div w:id="1644844477">
      <w:bodyDiv w:val="1"/>
      <w:marLeft w:val="0"/>
      <w:marRight w:val="0"/>
      <w:marTop w:val="0"/>
      <w:marBottom w:val="0"/>
      <w:divBdr>
        <w:top w:val="none" w:sz="0" w:space="0" w:color="auto"/>
        <w:left w:val="none" w:sz="0" w:space="0" w:color="auto"/>
        <w:bottom w:val="none" w:sz="0" w:space="0" w:color="auto"/>
        <w:right w:val="none" w:sz="0" w:space="0" w:color="auto"/>
      </w:divBdr>
    </w:div>
    <w:div w:id="1653177003">
      <w:bodyDiv w:val="1"/>
      <w:marLeft w:val="0"/>
      <w:marRight w:val="0"/>
      <w:marTop w:val="0"/>
      <w:marBottom w:val="0"/>
      <w:divBdr>
        <w:top w:val="none" w:sz="0" w:space="0" w:color="auto"/>
        <w:left w:val="none" w:sz="0" w:space="0" w:color="auto"/>
        <w:bottom w:val="none" w:sz="0" w:space="0" w:color="auto"/>
        <w:right w:val="none" w:sz="0" w:space="0" w:color="auto"/>
      </w:divBdr>
    </w:div>
    <w:div w:id="1660310164">
      <w:bodyDiv w:val="1"/>
      <w:marLeft w:val="0"/>
      <w:marRight w:val="0"/>
      <w:marTop w:val="0"/>
      <w:marBottom w:val="0"/>
      <w:divBdr>
        <w:top w:val="none" w:sz="0" w:space="0" w:color="auto"/>
        <w:left w:val="none" w:sz="0" w:space="0" w:color="auto"/>
        <w:bottom w:val="none" w:sz="0" w:space="0" w:color="auto"/>
        <w:right w:val="none" w:sz="0" w:space="0" w:color="auto"/>
      </w:divBdr>
    </w:div>
    <w:div w:id="1670937501">
      <w:bodyDiv w:val="1"/>
      <w:marLeft w:val="0"/>
      <w:marRight w:val="0"/>
      <w:marTop w:val="0"/>
      <w:marBottom w:val="0"/>
      <w:divBdr>
        <w:top w:val="none" w:sz="0" w:space="0" w:color="auto"/>
        <w:left w:val="none" w:sz="0" w:space="0" w:color="auto"/>
        <w:bottom w:val="none" w:sz="0" w:space="0" w:color="auto"/>
        <w:right w:val="none" w:sz="0" w:space="0" w:color="auto"/>
      </w:divBdr>
    </w:div>
    <w:div w:id="1679574621">
      <w:bodyDiv w:val="1"/>
      <w:marLeft w:val="0"/>
      <w:marRight w:val="0"/>
      <w:marTop w:val="0"/>
      <w:marBottom w:val="0"/>
      <w:divBdr>
        <w:top w:val="none" w:sz="0" w:space="0" w:color="auto"/>
        <w:left w:val="none" w:sz="0" w:space="0" w:color="auto"/>
        <w:bottom w:val="none" w:sz="0" w:space="0" w:color="auto"/>
        <w:right w:val="none" w:sz="0" w:space="0" w:color="auto"/>
      </w:divBdr>
    </w:div>
    <w:div w:id="1698699512">
      <w:bodyDiv w:val="1"/>
      <w:marLeft w:val="0"/>
      <w:marRight w:val="0"/>
      <w:marTop w:val="0"/>
      <w:marBottom w:val="0"/>
      <w:divBdr>
        <w:top w:val="none" w:sz="0" w:space="0" w:color="auto"/>
        <w:left w:val="none" w:sz="0" w:space="0" w:color="auto"/>
        <w:bottom w:val="none" w:sz="0" w:space="0" w:color="auto"/>
        <w:right w:val="none" w:sz="0" w:space="0" w:color="auto"/>
      </w:divBdr>
    </w:div>
    <w:div w:id="1708947778">
      <w:bodyDiv w:val="1"/>
      <w:marLeft w:val="0"/>
      <w:marRight w:val="0"/>
      <w:marTop w:val="0"/>
      <w:marBottom w:val="0"/>
      <w:divBdr>
        <w:top w:val="none" w:sz="0" w:space="0" w:color="auto"/>
        <w:left w:val="none" w:sz="0" w:space="0" w:color="auto"/>
        <w:bottom w:val="none" w:sz="0" w:space="0" w:color="auto"/>
        <w:right w:val="none" w:sz="0" w:space="0" w:color="auto"/>
      </w:divBdr>
    </w:div>
    <w:div w:id="1726635977">
      <w:bodyDiv w:val="1"/>
      <w:marLeft w:val="0"/>
      <w:marRight w:val="0"/>
      <w:marTop w:val="0"/>
      <w:marBottom w:val="0"/>
      <w:divBdr>
        <w:top w:val="none" w:sz="0" w:space="0" w:color="auto"/>
        <w:left w:val="none" w:sz="0" w:space="0" w:color="auto"/>
        <w:bottom w:val="none" w:sz="0" w:space="0" w:color="auto"/>
        <w:right w:val="none" w:sz="0" w:space="0" w:color="auto"/>
      </w:divBdr>
    </w:div>
    <w:div w:id="1731804986">
      <w:bodyDiv w:val="1"/>
      <w:marLeft w:val="0"/>
      <w:marRight w:val="0"/>
      <w:marTop w:val="0"/>
      <w:marBottom w:val="0"/>
      <w:divBdr>
        <w:top w:val="none" w:sz="0" w:space="0" w:color="auto"/>
        <w:left w:val="none" w:sz="0" w:space="0" w:color="auto"/>
        <w:bottom w:val="none" w:sz="0" w:space="0" w:color="auto"/>
        <w:right w:val="none" w:sz="0" w:space="0" w:color="auto"/>
      </w:divBdr>
    </w:div>
    <w:div w:id="1756434982">
      <w:bodyDiv w:val="1"/>
      <w:marLeft w:val="0"/>
      <w:marRight w:val="0"/>
      <w:marTop w:val="0"/>
      <w:marBottom w:val="0"/>
      <w:divBdr>
        <w:top w:val="none" w:sz="0" w:space="0" w:color="auto"/>
        <w:left w:val="none" w:sz="0" w:space="0" w:color="auto"/>
        <w:bottom w:val="none" w:sz="0" w:space="0" w:color="auto"/>
        <w:right w:val="none" w:sz="0" w:space="0" w:color="auto"/>
      </w:divBdr>
    </w:div>
    <w:div w:id="1772627353">
      <w:bodyDiv w:val="1"/>
      <w:marLeft w:val="0"/>
      <w:marRight w:val="0"/>
      <w:marTop w:val="0"/>
      <w:marBottom w:val="0"/>
      <w:divBdr>
        <w:top w:val="none" w:sz="0" w:space="0" w:color="auto"/>
        <w:left w:val="none" w:sz="0" w:space="0" w:color="auto"/>
        <w:bottom w:val="none" w:sz="0" w:space="0" w:color="auto"/>
        <w:right w:val="none" w:sz="0" w:space="0" w:color="auto"/>
      </w:divBdr>
    </w:div>
    <w:div w:id="1781144350">
      <w:bodyDiv w:val="1"/>
      <w:marLeft w:val="0"/>
      <w:marRight w:val="0"/>
      <w:marTop w:val="0"/>
      <w:marBottom w:val="0"/>
      <w:divBdr>
        <w:top w:val="none" w:sz="0" w:space="0" w:color="auto"/>
        <w:left w:val="none" w:sz="0" w:space="0" w:color="auto"/>
        <w:bottom w:val="none" w:sz="0" w:space="0" w:color="auto"/>
        <w:right w:val="none" w:sz="0" w:space="0" w:color="auto"/>
      </w:divBdr>
    </w:div>
    <w:div w:id="1787504307">
      <w:bodyDiv w:val="1"/>
      <w:marLeft w:val="0"/>
      <w:marRight w:val="0"/>
      <w:marTop w:val="0"/>
      <w:marBottom w:val="0"/>
      <w:divBdr>
        <w:top w:val="none" w:sz="0" w:space="0" w:color="auto"/>
        <w:left w:val="none" w:sz="0" w:space="0" w:color="auto"/>
        <w:bottom w:val="none" w:sz="0" w:space="0" w:color="auto"/>
        <w:right w:val="none" w:sz="0" w:space="0" w:color="auto"/>
      </w:divBdr>
    </w:div>
    <w:div w:id="1794521752">
      <w:bodyDiv w:val="1"/>
      <w:marLeft w:val="0"/>
      <w:marRight w:val="0"/>
      <w:marTop w:val="0"/>
      <w:marBottom w:val="0"/>
      <w:divBdr>
        <w:top w:val="none" w:sz="0" w:space="0" w:color="auto"/>
        <w:left w:val="none" w:sz="0" w:space="0" w:color="auto"/>
        <w:bottom w:val="none" w:sz="0" w:space="0" w:color="auto"/>
        <w:right w:val="none" w:sz="0" w:space="0" w:color="auto"/>
      </w:divBdr>
    </w:div>
    <w:div w:id="1801796969">
      <w:bodyDiv w:val="1"/>
      <w:marLeft w:val="0"/>
      <w:marRight w:val="0"/>
      <w:marTop w:val="0"/>
      <w:marBottom w:val="0"/>
      <w:divBdr>
        <w:top w:val="none" w:sz="0" w:space="0" w:color="auto"/>
        <w:left w:val="none" w:sz="0" w:space="0" w:color="auto"/>
        <w:bottom w:val="none" w:sz="0" w:space="0" w:color="auto"/>
        <w:right w:val="none" w:sz="0" w:space="0" w:color="auto"/>
      </w:divBdr>
    </w:div>
    <w:div w:id="1808546770">
      <w:bodyDiv w:val="1"/>
      <w:marLeft w:val="0"/>
      <w:marRight w:val="0"/>
      <w:marTop w:val="0"/>
      <w:marBottom w:val="0"/>
      <w:divBdr>
        <w:top w:val="none" w:sz="0" w:space="0" w:color="auto"/>
        <w:left w:val="none" w:sz="0" w:space="0" w:color="auto"/>
        <w:bottom w:val="none" w:sz="0" w:space="0" w:color="auto"/>
        <w:right w:val="none" w:sz="0" w:space="0" w:color="auto"/>
      </w:divBdr>
    </w:div>
    <w:div w:id="1822504781">
      <w:bodyDiv w:val="1"/>
      <w:marLeft w:val="0"/>
      <w:marRight w:val="0"/>
      <w:marTop w:val="0"/>
      <w:marBottom w:val="0"/>
      <w:divBdr>
        <w:top w:val="none" w:sz="0" w:space="0" w:color="auto"/>
        <w:left w:val="none" w:sz="0" w:space="0" w:color="auto"/>
        <w:bottom w:val="none" w:sz="0" w:space="0" w:color="auto"/>
        <w:right w:val="none" w:sz="0" w:space="0" w:color="auto"/>
      </w:divBdr>
    </w:div>
    <w:div w:id="1827816795">
      <w:bodyDiv w:val="1"/>
      <w:marLeft w:val="0"/>
      <w:marRight w:val="0"/>
      <w:marTop w:val="0"/>
      <w:marBottom w:val="0"/>
      <w:divBdr>
        <w:top w:val="none" w:sz="0" w:space="0" w:color="auto"/>
        <w:left w:val="none" w:sz="0" w:space="0" w:color="auto"/>
        <w:bottom w:val="none" w:sz="0" w:space="0" w:color="auto"/>
        <w:right w:val="none" w:sz="0" w:space="0" w:color="auto"/>
      </w:divBdr>
    </w:div>
    <w:div w:id="1834490915">
      <w:bodyDiv w:val="1"/>
      <w:marLeft w:val="0"/>
      <w:marRight w:val="0"/>
      <w:marTop w:val="0"/>
      <w:marBottom w:val="0"/>
      <w:divBdr>
        <w:top w:val="none" w:sz="0" w:space="0" w:color="auto"/>
        <w:left w:val="none" w:sz="0" w:space="0" w:color="auto"/>
        <w:bottom w:val="none" w:sz="0" w:space="0" w:color="auto"/>
        <w:right w:val="none" w:sz="0" w:space="0" w:color="auto"/>
      </w:divBdr>
    </w:div>
    <w:div w:id="1853255666">
      <w:bodyDiv w:val="1"/>
      <w:marLeft w:val="0"/>
      <w:marRight w:val="0"/>
      <w:marTop w:val="0"/>
      <w:marBottom w:val="0"/>
      <w:divBdr>
        <w:top w:val="none" w:sz="0" w:space="0" w:color="auto"/>
        <w:left w:val="none" w:sz="0" w:space="0" w:color="auto"/>
        <w:bottom w:val="none" w:sz="0" w:space="0" w:color="auto"/>
        <w:right w:val="none" w:sz="0" w:space="0" w:color="auto"/>
      </w:divBdr>
    </w:div>
    <w:div w:id="1904876841">
      <w:bodyDiv w:val="1"/>
      <w:marLeft w:val="0"/>
      <w:marRight w:val="0"/>
      <w:marTop w:val="0"/>
      <w:marBottom w:val="0"/>
      <w:divBdr>
        <w:top w:val="none" w:sz="0" w:space="0" w:color="auto"/>
        <w:left w:val="none" w:sz="0" w:space="0" w:color="auto"/>
        <w:bottom w:val="none" w:sz="0" w:space="0" w:color="auto"/>
        <w:right w:val="none" w:sz="0" w:space="0" w:color="auto"/>
      </w:divBdr>
    </w:div>
    <w:div w:id="1921215146">
      <w:bodyDiv w:val="1"/>
      <w:marLeft w:val="0"/>
      <w:marRight w:val="0"/>
      <w:marTop w:val="0"/>
      <w:marBottom w:val="0"/>
      <w:divBdr>
        <w:top w:val="none" w:sz="0" w:space="0" w:color="auto"/>
        <w:left w:val="none" w:sz="0" w:space="0" w:color="auto"/>
        <w:bottom w:val="none" w:sz="0" w:space="0" w:color="auto"/>
        <w:right w:val="none" w:sz="0" w:space="0" w:color="auto"/>
      </w:divBdr>
    </w:div>
    <w:div w:id="1932541298">
      <w:bodyDiv w:val="1"/>
      <w:marLeft w:val="0"/>
      <w:marRight w:val="0"/>
      <w:marTop w:val="0"/>
      <w:marBottom w:val="0"/>
      <w:divBdr>
        <w:top w:val="none" w:sz="0" w:space="0" w:color="auto"/>
        <w:left w:val="none" w:sz="0" w:space="0" w:color="auto"/>
        <w:bottom w:val="none" w:sz="0" w:space="0" w:color="auto"/>
        <w:right w:val="none" w:sz="0" w:space="0" w:color="auto"/>
      </w:divBdr>
    </w:div>
    <w:div w:id="1935628028">
      <w:bodyDiv w:val="1"/>
      <w:marLeft w:val="0"/>
      <w:marRight w:val="0"/>
      <w:marTop w:val="0"/>
      <w:marBottom w:val="0"/>
      <w:divBdr>
        <w:top w:val="none" w:sz="0" w:space="0" w:color="auto"/>
        <w:left w:val="none" w:sz="0" w:space="0" w:color="auto"/>
        <w:bottom w:val="none" w:sz="0" w:space="0" w:color="auto"/>
        <w:right w:val="none" w:sz="0" w:space="0" w:color="auto"/>
      </w:divBdr>
    </w:div>
    <w:div w:id="1963806360">
      <w:bodyDiv w:val="1"/>
      <w:marLeft w:val="0"/>
      <w:marRight w:val="0"/>
      <w:marTop w:val="0"/>
      <w:marBottom w:val="0"/>
      <w:divBdr>
        <w:top w:val="none" w:sz="0" w:space="0" w:color="auto"/>
        <w:left w:val="none" w:sz="0" w:space="0" w:color="auto"/>
        <w:bottom w:val="none" w:sz="0" w:space="0" w:color="auto"/>
        <w:right w:val="none" w:sz="0" w:space="0" w:color="auto"/>
      </w:divBdr>
    </w:div>
    <w:div w:id="1969387474">
      <w:bodyDiv w:val="1"/>
      <w:marLeft w:val="0"/>
      <w:marRight w:val="0"/>
      <w:marTop w:val="0"/>
      <w:marBottom w:val="0"/>
      <w:divBdr>
        <w:top w:val="none" w:sz="0" w:space="0" w:color="auto"/>
        <w:left w:val="none" w:sz="0" w:space="0" w:color="auto"/>
        <w:bottom w:val="none" w:sz="0" w:space="0" w:color="auto"/>
        <w:right w:val="none" w:sz="0" w:space="0" w:color="auto"/>
      </w:divBdr>
    </w:div>
    <w:div w:id="2019655387">
      <w:bodyDiv w:val="1"/>
      <w:marLeft w:val="0"/>
      <w:marRight w:val="0"/>
      <w:marTop w:val="0"/>
      <w:marBottom w:val="0"/>
      <w:divBdr>
        <w:top w:val="none" w:sz="0" w:space="0" w:color="auto"/>
        <w:left w:val="none" w:sz="0" w:space="0" w:color="auto"/>
        <w:bottom w:val="none" w:sz="0" w:space="0" w:color="auto"/>
        <w:right w:val="none" w:sz="0" w:space="0" w:color="auto"/>
      </w:divBdr>
    </w:div>
    <w:div w:id="2028479905">
      <w:bodyDiv w:val="1"/>
      <w:marLeft w:val="0"/>
      <w:marRight w:val="0"/>
      <w:marTop w:val="0"/>
      <w:marBottom w:val="0"/>
      <w:divBdr>
        <w:top w:val="none" w:sz="0" w:space="0" w:color="auto"/>
        <w:left w:val="none" w:sz="0" w:space="0" w:color="auto"/>
        <w:bottom w:val="none" w:sz="0" w:space="0" w:color="auto"/>
        <w:right w:val="none" w:sz="0" w:space="0" w:color="auto"/>
      </w:divBdr>
    </w:div>
    <w:div w:id="2035038268">
      <w:bodyDiv w:val="1"/>
      <w:marLeft w:val="0"/>
      <w:marRight w:val="0"/>
      <w:marTop w:val="0"/>
      <w:marBottom w:val="0"/>
      <w:divBdr>
        <w:top w:val="none" w:sz="0" w:space="0" w:color="auto"/>
        <w:left w:val="none" w:sz="0" w:space="0" w:color="auto"/>
        <w:bottom w:val="none" w:sz="0" w:space="0" w:color="auto"/>
        <w:right w:val="none" w:sz="0" w:space="0" w:color="auto"/>
      </w:divBdr>
    </w:div>
    <w:div w:id="2038964440">
      <w:bodyDiv w:val="1"/>
      <w:marLeft w:val="0"/>
      <w:marRight w:val="0"/>
      <w:marTop w:val="0"/>
      <w:marBottom w:val="0"/>
      <w:divBdr>
        <w:top w:val="none" w:sz="0" w:space="0" w:color="auto"/>
        <w:left w:val="none" w:sz="0" w:space="0" w:color="auto"/>
        <w:bottom w:val="none" w:sz="0" w:space="0" w:color="auto"/>
        <w:right w:val="none" w:sz="0" w:space="0" w:color="auto"/>
      </w:divBdr>
    </w:div>
    <w:div w:id="2043437244">
      <w:bodyDiv w:val="1"/>
      <w:marLeft w:val="0"/>
      <w:marRight w:val="0"/>
      <w:marTop w:val="0"/>
      <w:marBottom w:val="0"/>
      <w:divBdr>
        <w:top w:val="none" w:sz="0" w:space="0" w:color="auto"/>
        <w:left w:val="none" w:sz="0" w:space="0" w:color="auto"/>
        <w:bottom w:val="none" w:sz="0" w:space="0" w:color="auto"/>
        <w:right w:val="none" w:sz="0" w:space="0" w:color="auto"/>
      </w:divBdr>
    </w:div>
    <w:div w:id="2047481931">
      <w:bodyDiv w:val="1"/>
      <w:marLeft w:val="0"/>
      <w:marRight w:val="0"/>
      <w:marTop w:val="0"/>
      <w:marBottom w:val="0"/>
      <w:divBdr>
        <w:top w:val="none" w:sz="0" w:space="0" w:color="auto"/>
        <w:left w:val="none" w:sz="0" w:space="0" w:color="auto"/>
        <w:bottom w:val="none" w:sz="0" w:space="0" w:color="auto"/>
        <w:right w:val="none" w:sz="0" w:space="0" w:color="auto"/>
      </w:divBdr>
    </w:div>
    <w:div w:id="2066879240">
      <w:bodyDiv w:val="1"/>
      <w:marLeft w:val="0"/>
      <w:marRight w:val="0"/>
      <w:marTop w:val="0"/>
      <w:marBottom w:val="0"/>
      <w:divBdr>
        <w:top w:val="none" w:sz="0" w:space="0" w:color="auto"/>
        <w:left w:val="none" w:sz="0" w:space="0" w:color="auto"/>
        <w:bottom w:val="none" w:sz="0" w:space="0" w:color="auto"/>
        <w:right w:val="none" w:sz="0" w:space="0" w:color="auto"/>
      </w:divBdr>
    </w:div>
    <w:div w:id="2068991136">
      <w:bodyDiv w:val="1"/>
      <w:marLeft w:val="0"/>
      <w:marRight w:val="0"/>
      <w:marTop w:val="0"/>
      <w:marBottom w:val="0"/>
      <w:divBdr>
        <w:top w:val="none" w:sz="0" w:space="0" w:color="auto"/>
        <w:left w:val="none" w:sz="0" w:space="0" w:color="auto"/>
        <w:bottom w:val="none" w:sz="0" w:space="0" w:color="auto"/>
        <w:right w:val="none" w:sz="0" w:space="0" w:color="auto"/>
      </w:divBdr>
    </w:div>
    <w:div w:id="2083870793">
      <w:bodyDiv w:val="1"/>
      <w:marLeft w:val="0"/>
      <w:marRight w:val="0"/>
      <w:marTop w:val="0"/>
      <w:marBottom w:val="0"/>
      <w:divBdr>
        <w:top w:val="none" w:sz="0" w:space="0" w:color="auto"/>
        <w:left w:val="none" w:sz="0" w:space="0" w:color="auto"/>
        <w:bottom w:val="none" w:sz="0" w:space="0" w:color="auto"/>
        <w:right w:val="none" w:sz="0" w:space="0" w:color="auto"/>
      </w:divBdr>
    </w:div>
    <w:div w:id="2085252231">
      <w:bodyDiv w:val="1"/>
      <w:marLeft w:val="0"/>
      <w:marRight w:val="0"/>
      <w:marTop w:val="0"/>
      <w:marBottom w:val="0"/>
      <w:divBdr>
        <w:top w:val="none" w:sz="0" w:space="0" w:color="auto"/>
        <w:left w:val="none" w:sz="0" w:space="0" w:color="auto"/>
        <w:bottom w:val="none" w:sz="0" w:space="0" w:color="auto"/>
        <w:right w:val="none" w:sz="0" w:space="0" w:color="auto"/>
      </w:divBdr>
    </w:div>
    <w:div w:id="2119256456">
      <w:bodyDiv w:val="1"/>
      <w:marLeft w:val="0"/>
      <w:marRight w:val="0"/>
      <w:marTop w:val="0"/>
      <w:marBottom w:val="0"/>
      <w:divBdr>
        <w:top w:val="none" w:sz="0" w:space="0" w:color="auto"/>
        <w:left w:val="none" w:sz="0" w:space="0" w:color="auto"/>
        <w:bottom w:val="none" w:sz="0" w:space="0" w:color="auto"/>
        <w:right w:val="none" w:sz="0" w:space="0" w:color="auto"/>
      </w:divBdr>
    </w:div>
    <w:div w:id="2138137155">
      <w:bodyDiv w:val="1"/>
      <w:marLeft w:val="0"/>
      <w:marRight w:val="0"/>
      <w:marTop w:val="0"/>
      <w:marBottom w:val="0"/>
      <w:divBdr>
        <w:top w:val="none" w:sz="0" w:space="0" w:color="auto"/>
        <w:left w:val="none" w:sz="0" w:space="0" w:color="auto"/>
        <w:bottom w:val="none" w:sz="0" w:space="0" w:color="auto"/>
        <w:right w:val="none" w:sz="0" w:space="0" w:color="auto"/>
      </w:divBdr>
    </w:div>
    <w:div w:id="2142961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docs.live.net/f9ab3503441286fc/Documents/HyperGix%20Final%20Report.docx" TargetMode="External"/><Relationship Id="rId13" Type="http://schemas.microsoft.com/office/2016/09/relationships/commentsIds" Target="commentsIds.xml"/><Relationship Id="rId18" Type="http://schemas.openxmlformats.org/officeDocument/2006/relationships/hyperlink" Target="http://www.gdal.org" TargetMode="External"/><Relationship Id="rId26" Type="http://schemas.openxmlformats.org/officeDocument/2006/relationships/hyperlink" Target="https://towardsdatascience.com/python-and-gdal-installation-automated-for-windows-10-f22686595447" TargetMode="External"/><Relationship Id="rId3" Type="http://schemas.openxmlformats.org/officeDocument/2006/relationships/styles" Target="styles.xml"/><Relationship Id="rId21" Type="http://schemas.openxmlformats.org/officeDocument/2006/relationships/image" Target="media/image6.jp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jpeg"/><Relationship Id="rId25"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jp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hyperlink" Target="https://d.docs.live.net/f9ab3503441286fc/Documents/HyperGix%20Final%20Report.docx" TargetMode="External"/><Relationship Id="rId19" Type="http://schemas.openxmlformats.org/officeDocument/2006/relationships/image" Target="media/image4.jp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d.docs.live.net/f9ab3503441286fc/Documents/HyperGix%20Final%20Report.docx" TargetMode="External"/><Relationship Id="rId14" Type="http://schemas.microsoft.com/office/2018/08/relationships/commentsExtensible" Target="commentsExtensible.xml"/><Relationship Id="rId22" Type="http://schemas.openxmlformats.org/officeDocument/2006/relationships/image" Target="media/image7.jpg"/><Relationship Id="rId27" Type="http://schemas.openxmlformats.org/officeDocument/2006/relationships/hyperlink" Target="https://github.com/johngallino/HyperGix"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Hyp</b:Tag>
    <b:SourceType>InternetSite</b:SourceType>
    <b:Guid>{B1973F45-5CEA-4EE8-935E-D719D390A38C}</b:Guid>
    <b:Title>Hyperspectral imaging</b:Title>
    <b:InternetSiteTitle>Wikipedia</b:InternetSiteTitle>
    <b:URL>https://en.wikipedia.org/wiki/Hyperspectral_imaging</b:URL>
    <b:RefOrder>3</b:RefOrder>
  </b:Source>
  <b:Source>
    <b:Tag>USG</b:Tag>
    <b:SourceType>InternetSite</b:SourceType>
    <b:Guid>{495C03C5-385F-4C54-996F-0852783F1906}</b:Guid>
    <b:Author>
      <b:Author>
        <b:Corporate>USGS</b:Corporate>
      </b:Author>
    </b:Author>
    <b:Title>EarthExplorer</b:Title>
    <b:InternetSiteTitle>USGS</b:InternetSiteTitle>
    <b:URL>https://earthexplorer.usgs.gov/</b:URL>
    <b:RefOrder>5</b:RefOrder>
  </b:Source>
  <b:Source>
    <b:Tag>Hyp21</b:Tag>
    <b:SourceType>InternetSite</b:SourceType>
    <b:Guid>{D051ADD2-E0DA-4E88-BB56-61253A4009B0}</b:Guid>
    <b:Title>Hyperspectral Applications</b:Title>
    <b:YearAccessed>2021</b:YearAccessed>
    <b:MonthAccessed>May</b:MonthAccessed>
    <b:URL>https://resonon.com/applications</b:URL>
    <b:InternetSiteTitle>Resonon</b:InternetSiteTitle>
    <b:RefOrder>6</b:RefOrder>
  </b:Source>
  <b:Source>
    <b:Tag>Ear</b:Tag>
    <b:SourceType>InternetSite</b:SourceType>
    <b:Guid>{2DA9C069-98E5-4F59-A201-56BA8104F389}</b:Guid>
    <b:Title>Earth Data Analytics Online Certificate</b:Title>
    <b:InternetSiteTitle>Earth Lab</b:InternetSiteTitle>
    <b:URL>https://www.earthdatascience.org/courses/earth-analytics/multispectral-remote-sensing-data/introduction-multispectral-imagery-r/#spatial-resolution</b:URL>
    <b:RefOrder>9</b:RefOrder>
  </b:Source>
  <b:Source>
    <b:Tag>Spe21</b:Tag>
    <b:SourceType>InternetSite</b:SourceType>
    <b:Guid>{305001B7-98AE-427A-81A8-4F105D1C2FDD}</b:Guid>
    <b:Title>Spectral Unmixing - An Overview</b:Title>
    <b:YearAccessed>2021</b:YearAccessed>
    <b:MonthAccessed>May</b:MonthAccessed>
    <b:URL>https://www.sciencedirect.com/topics/earth-and-planetary-sciences/spectral-unmixing</b:URL>
    <b:InternetSiteTitle>ScienceDirect</b:InternetSiteTitle>
    <b:RefOrder>10</b:RefOrder>
  </b:Source>
  <b:Source>
    <b:Tag>IEE21</b:Tag>
    <b:SourceType>InternetSite</b:SourceType>
    <b:Guid>{681646A3-829D-49EE-B008-8E59529F749B}</b:Guid>
    <b:Title>GRSS/SC/Hyperspectral Working Group</b:Title>
    <b:Year>2021</b:Year>
    <b:InternetSiteTitle>IEEE Standards Association</b:InternetSiteTitle>
    <b:Month>May</b:Month>
    <b:URL>https://sagroups.ieee.org/sagroups-hyperspectral/</b:URL>
    <b:Author>
      <b:Author>
        <b:Corporate>IEEE</b:Corporate>
      </b:Author>
    </b:Author>
    <b:RefOrder>12</b:RefOrder>
  </b:Source>
  <b:Source>
    <b:Tag>Res21</b:Tag>
    <b:SourceType>InternetSite</b:SourceType>
    <b:Guid>{D4121996-FBED-4499-AAF5-DB2FBB4E6345}</b:Guid>
    <b:Author>
      <b:Author>
        <b:Corporate>Resonon</b:Corporate>
      </b:Author>
    </b:Author>
    <b:Title>Hyperspectral Software</b:Title>
    <b:InternetSiteTitle>Resonon - Hyperspectral Imaging Solutions</b:InternetSiteTitle>
    <b:Year>2021</b:Year>
    <b:URL>https://resonon.com/software</b:URL>
    <b:RefOrder>13</b:RefOrder>
  </b:Source>
  <b:Source>
    <b:Tag>Pre21</b:Tag>
    <b:SourceType>InternetSite</b:SourceType>
    <b:Guid>{581EA869-7EA2-414E-A2BE-8D44D44FBF82}</b:Guid>
    <b:InternetSiteTitle>Prediktera</b:InternetSiteTitle>
    <b:Year>2021</b:Year>
    <b:URL>https://prediktera.com/</b:URL>
    <b:Title>Prediktera - Hyperspectral Imaging Software</b:Title>
    <b:RefOrder>14</b:RefOrder>
  </b:Source>
  <b:Source>
    <b:Tag>L3H</b:Tag>
    <b:SourceType>InternetSite</b:SourceType>
    <b:Guid>{34B63576-B17B-4991-89A3-AA437D30E83B}</b:Guid>
    <b:Author>
      <b:Author>
        <b:Corporate>L3 Harris Geospatial</b:Corporate>
      </b:Author>
    </b:Author>
    <b:Title>ENVI - The Leading GeoSpatial Image Analysis Software</b:Title>
    <b:InternetSiteTitle>L3 Harris Geospatial</b:InternetSiteTitle>
    <b:URL>https://www.l3harrisgeospatial.com/Software-Technology/ENVI</b:URL>
    <b:RefOrder>15</b:RefOrder>
  </b:Source>
  <b:Source>
    <b:Tag>Wel</b:Tag>
    <b:SourceType>InternetSite</b:SourceType>
    <b:Guid>{14FCBC44-62EF-40E3-A6F1-4AC479957A3A}</b:Guid>
    <b:Title>Welcome to the QGIS Project!</b:Title>
    <b:InternetSiteTitle>QGIS</b:InternetSiteTitle>
    <b:URL>https://www.qgis.org/en/site/</b:URL>
    <b:Author>
      <b:Author>
        <b:Corporate>QGIS</b:Corporate>
      </b:Author>
    </b:Author>
    <b:Year>2021</b:Year>
    <b:RefOrder>16</b:RefOrder>
  </b:Source>
  <b:Source>
    <b:Tag>GDA21</b:Tag>
    <b:SourceType>InternetSite</b:SourceType>
    <b:Guid>{076E3389-27D2-4F4A-B0C7-CC9700F9EAEE}</b:Guid>
    <b:Title>GDAL</b:Title>
    <b:InternetSiteTitle>GDAL</b:InternetSiteTitle>
    <b:Year>2021</b:Year>
    <b:URL>https://gdal.org/</b:URL>
    <b:RefOrder>17</b:RefOrder>
  </b:Source>
  <b:Source>
    <b:Tag>Pur21</b:Tag>
    <b:SourceType>InternetSite</b:SourceType>
    <b:Guid>{28C7C708-AB5C-4292-9799-67747D798672}</b:Guid>
    <b:Author>
      <b:Author>
        <b:Corporate>Purdue</b:Corporate>
      </b:Author>
    </b:Author>
    <b:Title>MultiSpec</b:Title>
    <b:InternetSiteTitle>College of Engineering - Purdue University</b:InternetSiteTitle>
    <b:Year>2021</b:Year>
    <b:URL>https://engineering.purdue.edu/~biehl/MultiSpec/</b:URL>
    <b:RefOrder>18</b:RefOrder>
  </b:Source>
  <b:Source>
    <b:Tag>JJo21</b:Tag>
    <b:SourceType>InternetSite</b:SourceType>
    <b:Guid>{BD43135B-1F01-4B05-AE41-5378FA2F1389}</b:Guid>
    <b:Author>
      <b:Author>
        <b:NameList>
          <b:Person>
            <b:Last>Angelopoulou</b:Last>
            <b:First>J.</b:First>
            <b:Middle>Jordan &amp; E.</b:Middle>
          </b:Person>
        </b:NameList>
      </b:Author>
    </b:Author>
    <b:InternetSiteTitle>GERBIL - Hyperspectral Image Visualization &amp; Analysis Framework</b:InternetSiteTitle>
    <b:Year>2021</b:Year>
    <b:URL>http://gerbilvis.org/</b:URL>
    <b:RefOrder>19</b:RefOrder>
  </b:Source>
  <b:Source>
    <b:Tag>LiD21</b:Tag>
    <b:SourceType>JournalArticle</b:SourceType>
    <b:Guid>{ED133794-A5A7-44AB-89AD-5F96CCADA0B4}</b:Guid>
    <b:Title>China’s high-resolution optical remote sensing satellites and their mapping applications</b:Title>
    <b:Year>2021</b:Year>
    <b:URL>https://www.tandfonline.com/doi/pdf/10.1080/10095020.2020.1838957</b:URL>
    <b:JournalName>Geo-spatial Information Science</b:JournalName>
    <b:Pages>85-94</b:Pages>
    <b:Volume>24</b:Volume>
    <b:Issue>1</b:Issue>
    <b:Author>
      <b:Author>
        <b:NameList>
          <b:Person>
            <b:Last>Li</b:Last>
            <b:First>Deren</b:First>
          </b:Person>
          <b:Person>
            <b:Last>Wang</b:Last>
            <b:First>Mi</b:First>
          </b:Person>
          <b:Person>
            <b:Last>Jiang</b:Last>
            <b:First>Jie</b:First>
          </b:Person>
        </b:NameList>
      </b:Author>
    </b:Author>
    <b:DOI>10.1080/10095020.2020.1838957</b:DOI>
    <b:RefOrder>24</b:RefOrder>
  </b:Source>
  <b:Source>
    <b:Tag>Ear21</b:Tag>
    <b:SourceType>InternetSite</b:SourceType>
    <b:Guid>{D2E4F88F-6D23-4CC5-B183-6277EBE71806}</b:Guid>
    <b:Title>EnMAP</b:Title>
    <b:Author>
      <b:Author>
        <b:NameList>
          <b:Person>
            <b:Last>DLR</b:Last>
            <b:First>Earth</b:First>
            <b:Middle>Observation Center of</b:Middle>
          </b:Person>
        </b:NameList>
      </b:Author>
    </b:Author>
    <b:YearAccessed>2021</b:YearAccessed>
    <b:MonthAccessed>11</b:MonthAccessed>
    <b:DayAccessed>29</b:DayAccessed>
    <b:URL>https://www.enmap.org/</b:URL>
    <b:RefOrder>21</b:RefOrder>
  </b:Source>
  <b:Source>
    <b:Tag>And21</b:Tag>
    <b:SourceType>InternetSite</b:SourceType>
    <b:Guid>{E625B3A7-AD34-4976-899C-576BDC0D2B5F}</b:Guid>
    <b:Author>
      <b:Author>
        <b:NameList>
          <b:Person>
            <b:Last>Jones</b:Last>
            <b:First>Andrew</b:First>
          </b:Person>
        </b:NameList>
      </b:Author>
    </b:Author>
    <b:Title>Space.com</b:Title>
    <b:Year>2021</b:Year>
    <b:Month>September</b:Month>
    <b:Day>10</b:Day>
    <b:URL>https://www.space.com/china-long-march-4c-launches-gaofen-5-02</b:URL>
    <b:RefOrder>25</b:RefOrder>
  </b:Source>
  <b:Source>
    <b:Tag>ASI21</b:Tag>
    <b:SourceType>InternetSite</b:SourceType>
    <b:Guid>{3E04EAE1-9AE1-4E53-8E21-EA572B559256}</b:Guid>
    <b:Title>ASI | Agenzia Spaziale Italiana</b:Title>
    <b:YearAccessed>2021</b:YearAccessed>
    <b:MonthAccessed>November</b:MonthAccessed>
    <b:DayAccessed>29</b:DayAccessed>
    <b:URL>https://www.asi.it/en/earth-science/prisma/</b:URL>
    <b:RefOrder>22</b:RefOrder>
  </b:Source>
  <b:Source>
    <b:Tag>NAS21</b:Tag>
    <b:SourceType>InternetSite</b:SourceType>
    <b:Guid>{EBC9D7CA-0A3A-4E85-A939-2DA7C50DDFFF}</b:Guid>
    <b:Author>
      <b:Author>
        <b:Corporate>NASA.gov</b:Corporate>
      </b:Author>
    </b:Author>
    <b:Title>Landsat Science</b:Title>
    <b:YearAccessed>2021</b:YearAccessed>
    <b:MonthAccessed>November</b:MonthAccessed>
    <b:DayAccessed>29</b:DayAccessed>
    <b:URL>https://landsat.gsfc.nasa.gov/landsat-9/landsat-9-overview</b:URL>
    <b:RefOrder>20</b:RefOrder>
  </b:Source>
  <b:Source>
    <b:Tag>Ste16</b:Tag>
    <b:SourceType>ArticleInAPeriodical</b:SourceType>
    <b:Guid>{679943A7-6234-49C7-B4F6-1E67B418395B}</b:Guid>
    <b:Title>The hidden man fuelling China’s military ambitions: Xiang Libin honoured for work on ‘super camera’ to aid spy satellites</b:Title>
    <b:Year>2016</b:Year>
    <b:Month>January</b:Month>
    <b:Day>12</b:Day>
    <b:URL>https://www.scmp.com/tech/science-research/article/1900103/hidden-man-fuelling-chinas-military-ambitions-xiang-libin</b:URL>
    <b:PeriodicalTitle>South China Morning Post</b:PeriodicalTitle>
    <b:Author>
      <b:Author>
        <b:NameList>
          <b:Person>
            <b:Last>Chen</b:Last>
            <b:First>Stephen</b:First>
          </b:Person>
        </b:NameList>
      </b:Author>
    </b:Author>
    <b:RefOrder>26</b:RefOrder>
  </b:Source>
  <b:Source>
    <b:Tag>Lin16</b:Tag>
    <b:SourceType>ArticleInAPeriodical</b:SourceType>
    <b:Guid>{5E4AAD14-10DC-44C2-8B1F-C88A910C40A5}</b:Guid>
    <b:Title>China To Launch Powerful Civilian Hyperspectral Satellite</b:Title>
    <b:PeriodicalTitle>Popular Science</b:PeriodicalTitle>
    <b:Year>2016</b:Year>
    <b:Month>January</b:Month>
    <b:Day>25</b:Day>
    <b:Author>
      <b:Author>
        <b:NameList>
          <b:Person>
            <b:Last>Lin</b:Last>
            <b:First>Jeffrey</b:First>
          </b:Person>
          <b:Person>
            <b:Last>Singer</b:Last>
            <b:First>P.W.</b:First>
          </b:Person>
        </b:NameList>
      </b:Author>
    </b:Author>
    <b:Medium>Online</b:Medium>
    <b:YearAccessed>2021</b:YearAccessed>
    <b:MonthAccessed>November</b:MonthAccessed>
    <b:DayAccessed>29</b:DayAccessed>
    <b:URL>https://www.popsci.com/china-to-launch-worlds-most-powerful-hyperspectral-satellite/</b:URL>
    <b:RefOrder>27</b:RefOrder>
  </b:Source>
  <b:Source>
    <b:Tag>Geo21</b:Tag>
    <b:SourceType>InternetSite</b:SourceType>
    <b:Guid>{269477D5-73B6-4652-820F-AECDCF56F183}</b:Guid>
    <b:Title>All about HySIS of ISRO</b:Title>
    <b:Author>
      <b:Author>
        <b:Corporate>Geoinformers</b:Corporate>
      </b:Author>
    </b:Author>
    <b:YearAccessed>2021</b:YearAccessed>
    <b:MonthAccessed>November</b:MonthAccessed>
    <b:DayAccessed>29</b:DayAccessed>
    <b:URL>https://www.geoinformers.com/post/2018-12-02-all-about-hysis-hyperspectral-imaging-satellite-of-isro</b:URL>
    <b:RefOrder>23</b:RefOrder>
  </b:Source>
  <b:Source>
    <b:Tag>Res211</b:Tag>
    <b:SourceType>InternetSite</b:SourceType>
    <b:Guid>{C5E885A7-A73E-4248-B8B4-74C37FE76E1A}</b:Guid>
    <b:Author>
      <b:Author>
        <b:Corporate>Resonan</b:Corporate>
      </b:Author>
    </b:Author>
    <b:Title>Resonon Product Catalog</b:Title>
    <b:Year>2021</b:Year>
    <b:Month>September</b:Month>
    <b:URL>https://resonon.com/content/files/Resonon-Product-Catalog_20Sept2021.pdf</b:URL>
    <b:RefOrder>8</b:RefOrder>
  </b:Source>
  <b:Source>
    <b:Tag>Nas</b:Tag>
    <b:SourceType>InternetSite</b:SourceType>
    <b:Guid>{4DDC79E7-ECFE-4A70-A3A9-EC5853AEA8C4}</b:Guid>
    <b:Author>
      <b:Author>
        <b:Corporate>Nasa.gov</b:Corporate>
      </b:Author>
    </b:Author>
    <b:Title>Tour of the Electromagnetic Spectrum - Gamma Rays</b:Title>
    <b:URL>https://science.nasa.gov/ems/12_gammarays</b:URL>
    <b:RefOrder>1</b:RefOrder>
  </b:Source>
  <b:Source>
    <b:Tag>USG21</b:Tag>
    <b:SourceType>InternetSite</b:SourceType>
    <b:Guid>{38349701-5F8C-46E2-A166-34393CE99C1A}</b:Guid>
    <b:Author>
      <b:Author>
        <b:Corporate>USGS.gov</b:Corporate>
      </b:Author>
    </b:Author>
    <b:Title>USGS High Resolution Spectral Library</b:Title>
    <b:Year>2021</b:Year>
    <b:URL>https://www.usgs.gov/centers/gggsc/science/usgs-high-resolution-spectral-library?qt-science_center_objects=0#qt-science_center_objects</b:URL>
    <b:RefOrder>30</b:RefOrder>
  </b:Source>
  <b:Source>
    <b:Tag>USG1</b:Tag>
    <b:SourceType>InternetSite</b:SourceType>
    <b:Guid>{5D586DB6-E269-4830-8B30-54CC60E87D2B}</b:Guid>
    <b:Author>
      <b:Author>
        <b:Corporate>USGS.gov</b:Corporate>
      </b:Author>
    </b:Author>
    <b:Title>NDVI, the Foundation for Remote Sensing Phenology</b:Title>
    <b:URL>https://www.usgs.gov/core-science-systems/eros/phenology/science/ndvi-foundation-remote-sensing-phenology?qt-science_center_objects=0#qt-science_center_objects</b:URL>
    <b:RefOrder>28</b:RefOrder>
  </b:Source>
  <b:Source>
    <b:Tag>Arc1</b:Tag>
    <b:SourceType>InternetSite</b:SourceType>
    <b:Guid>{065CF0B1-EB2A-41D3-981C-5C554C35E00B}</b:Guid>
    <b:Author>
      <b:Author>
        <b:Corporate>ArcGIS Developers</b:Corporate>
      </b:Author>
    </b:Author>
    <b:Title>Landcover mapping using hyperspectral imagery and deep learning</b:Title>
    <b:URL>https://developers.arcgis.com/python/sample-notebooks/landcover-classification-using-hyperspectral-imagery-and-deep-learning/</b:URL>
    <b:RefOrder>7</b:RefOrder>
  </b:Source>
  <b:Source>
    <b:Tag>Ras14</b:Tag>
    <b:SourceType>JournalArticle</b:SourceType>
    <b:Guid>{979ED437-E565-4672-AC71-F30A087F6F89}</b:Guid>
    <b:Title>Spectral Angle Mapper Algorithm for Remote Sensing Image Classification</b:Title>
    <b:Year>2014</b:Year>
    <b:URL>http://ijiset.com/v1s4/IJISET_V1_I4_27.pdf</b:URL>
    <b:Author>
      <b:Author>
        <b:NameList>
          <b:Person>
            <b:Last>Rashmi</b:Last>
            <b:First>S</b:First>
          </b:Person>
          <b:Person>
            <b:Last>Addamani</b:Last>
            <b:First>Swapna</b:First>
          </b:Person>
          <b:Person>
            <b:Last>Ravikiran</b:Last>
            <b:First>A</b:First>
          </b:Person>
        </b:NameList>
      </b:Author>
    </b:Author>
    <b:JournalName>IJISET - International Journal of Innovative Science, Engineering &amp; Technology</b:JournalName>
    <b:Pages>201-205</b:Pages>
    <b:Volume>1</b:Volume>
    <b:Issue>4</b:Issue>
    <b:RefOrder>31</b:RefOrder>
  </b:Source>
  <b:Source>
    <b:Tag>The21</b:Tag>
    <b:SourceType>InternetSite</b:SourceType>
    <b:Guid>{265D47D0-FF96-4406-8002-6518446BA065}</b:Guid>
    <b:Title>Signals &amp; Slots</b:Title>
    <b:Author>
      <b:Author>
        <b:Corporate>The Qt Company</b:Corporate>
      </b:Author>
    </b:Author>
    <b:YearAccessed>2021</b:YearAccessed>
    <b:MonthAccessed>December </b:MonthAccessed>
    <b:DayAccessed>1</b:DayAccessed>
    <b:URL>https://doc.qt.io/qt-5/signalsandslots.html</b:URL>
    <b:RefOrder>29</b:RefOrder>
  </b:Source>
  <b:Source>
    <b:Tag>NAS</b:Tag>
    <b:SourceType>InternetSite</b:SourceType>
    <b:Guid>{FE933D17-81C2-456C-BA74-BFC23026FA3C}</b:Guid>
    <b:Author>
      <b:Author>
        <b:NameList>
          <b:Person>
            <b:Last>USGS</b:Last>
          </b:Person>
        </b:NameList>
      </b:Author>
    </b:Author>
    <b:Title>USGS - Earth Observing One (EO-1) - Hyperion</b:Title>
    <b:URL>https://www.usgs.gov/centers/eros/science/usgs-eros-archive-earth-observing-one-eo-1-hyperion?qt-science_center_objects=0#qt-science_center_objects</b:URL>
    <b:YearAccessed>2021</b:YearAccessed>
    <b:MonthAccessed>May</b:MonthAccessed>
    <b:DOI>10.5066/P9JXHMO2</b:DOI>
    <b:RefOrder>4</b:RefOrder>
  </b:Source>
  <b:Source>
    <b:Tag>Nas1</b:Tag>
    <b:SourceType>InternetSite</b:SourceType>
    <b:Guid>{02934179-7022-463C-9C1B-8839CA0FA3CF}</b:Guid>
    <b:Author>
      <b:Author>
        <b:Corporate>Nasa.gov</b:Corporate>
      </b:Author>
    </b:Author>
    <b:Title>Earth Observing-1: Ten Years of Innovation</b:Title>
    <b:URL>https://earthobservatory.nasa.gov/features/EO1Tenth/page3.php</b:URL>
    <b:RefOrder>2</b:RefOrder>
  </b:Source>
  <b:Source>
    <b:Tag>Arc</b:Tag>
    <b:SourceType>InternetSite</b:SourceType>
    <b:Guid>{9D8022B0-7AA8-4B7A-A4F0-9EA7842EE875}</b:Guid>
    <b:Title>BIL, BIP, and BSQ raster files</b:Title>
    <b:InternetSiteTitle>BIL, BIP, and BSQ raster files</b:InternetSiteTitle>
    <b:URL>https://desktop.arcgis.com/en/arcmap/10.3/manage-data/raster-and-images/bil-bip-and-bsq-raster-files.htm</b:URL>
    <b:Author>
      <b:Author>
        <b:Corporate>ArcGIS</b:Corporate>
      </b:Author>
    </b:Author>
    <b:RefOrder>11</b:RefOrder>
  </b:Source>
</b:Sources>
</file>

<file path=customXml/itemProps1.xml><?xml version="1.0" encoding="utf-8"?>
<ds:datastoreItem xmlns:ds="http://schemas.openxmlformats.org/officeDocument/2006/customXml" ds:itemID="{381F5704-3B27-4D93-93E9-921D7BE41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4426</TotalTime>
  <Pages>40</Pages>
  <Words>7366</Words>
  <Characters>41989</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 Gallino</dc:creator>
  <cp:lastModifiedBy>John Gallino</cp:lastModifiedBy>
  <cp:revision>8</cp:revision>
  <dcterms:created xsi:type="dcterms:W3CDTF">2021-12-03T00:28:00Z</dcterms:created>
  <dcterms:modified xsi:type="dcterms:W3CDTF">2021-12-06T18:42:00Z</dcterms:modified>
</cp:coreProperties>
</file>